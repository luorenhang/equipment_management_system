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C8A554">
      <w:pPr>
        <w:pStyle w:val="2"/>
        <w:jc w:val="center"/>
      </w:pPr>
      <w:r>
        <w:t>设备管理系统</w:t>
      </w:r>
      <w:r>
        <w:rPr>
          <w:rFonts w:hint="eastAsia"/>
        </w:rPr>
        <w:t>需求分析</w:t>
      </w:r>
    </w:p>
    <w:p w14:paraId="5F66356D">
      <w:pPr>
        <w:pStyle w:val="3"/>
        <w:numPr>
          <w:ilvl w:val="0"/>
          <w:numId w:val="1"/>
        </w:numPr>
      </w:pPr>
      <w:r>
        <w:t>引言</w:t>
      </w:r>
    </w:p>
    <w:p w14:paraId="4841F533">
      <w:pPr>
        <w:ind w:firstLine="420" w:firstLineChars="200"/>
      </w:pPr>
      <w:r>
        <w:rPr>
          <w:rFonts w:hint="eastAsia"/>
        </w:rPr>
        <w:t>本文档详细介绍了设备管理系统的完整需求分析，包括系统架构、功能需求、数据库设计等核心内容。本系统采用微服务架构设计，包含设备管理、故障管理、巡检管理、维护管理、维修管理和网关服务等多个微服务模块，各模块具备独立部署、扩展和维护能力。文档明确了系统的运行环境、设计限制和依赖条件，详细描述了各微服务的功能需求和优先级，并定义了系统的非功能需求、数据格式和业务规则。此外，文档还包含了微服务架构图和核心业务流程图，以及当前存在的待定问题列表。</w:t>
      </w:r>
    </w:p>
    <w:p w14:paraId="41BED9FB">
      <w:pPr>
        <w:pStyle w:val="4"/>
      </w:pPr>
      <w:r>
        <w:t>1.1 编写目的</w:t>
      </w:r>
    </w:p>
    <w:p w14:paraId="600DE59A">
      <w:pPr>
        <w:ind w:firstLine="420" w:firstLineChars="200"/>
      </w:pPr>
      <w:r>
        <w:t>本文档旨在详细描述设备管理系统的架构设计、功能需求、数据库设计等信息，为开发团队提供指导，确保系统开发符合需求规范，同时为测试和维护人员提供参考。</w:t>
      </w:r>
    </w:p>
    <w:p w14:paraId="4492A611">
      <w:pPr>
        <w:pStyle w:val="4"/>
      </w:pPr>
      <w:r>
        <w:t>1.2 项目风险</w:t>
      </w:r>
    </w:p>
    <w:p w14:paraId="5FC749E4">
      <w:pPr>
        <w:numPr>
          <w:ilvl w:val="-1"/>
          <w:numId w:val="0"/>
        </w:numPr>
        <w:spacing w:beforeAutospacing="0" w:afterAutospacing="0"/>
        <w:ind w:left="0" w:firstLine="0"/>
      </w:pPr>
      <w:r>
        <w:rPr>
          <w:b/>
        </w:rPr>
        <w:t>技术风险</w:t>
      </w:r>
      <w:r>
        <w:t>：</w:t>
      </w:r>
    </w:p>
    <w:p w14:paraId="1B90F0D7">
      <w:pPr>
        <w:numPr>
          <w:ilvl w:val="0"/>
          <w:numId w:val="2"/>
        </w:numPr>
        <w:spacing w:beforeAutospacing="0" w:afterAutospacing="0"/>
        <w:ind w:left="420" w:hanging="420"/>
      </w:pPr>
      <w:r>
        <w:t>微服务架构的复杂性可能导致服务间通信延迟和故障排查困难</w:t>
      </w:r>
    </w:p>
    <w:p w14:paraId="033EA58B">
      <w:pPr>
        <w:numPr>
          <w:ilvl w:val="0"/>
          <w:numId w:val="2"/>
        </w:numPr>
        <w:spacing w:beforeAutospacing="0" w:afterAutospacing="0"/>
        <w:ind w:left="420" w:hanging="420"/>
      </w:pPr>
      <w:r>
        <w:t>分布式系统下的数据一致性难以保证</w:t>
      </w:r>
    </w:p>
    <w:p w14:paraId="5E88FDB0">
      <w:pPr>
        <w:numPr>
          <w:ilvl w:val="0"/>
          <w:numId w:val="2"/>
        </w:numPr>
        <w:spacing w:beforeAutospacing="0" w:afterAutospacing="0"/>
        <w:ind w:left="420" w:hanging="420"/>
      </w:pPr>
      <w:r>
        <w:t>依赖Nacos、Sentinel等第三方服务，可能存在服务不可用风险</w:t>
      </w:r>
    </w:p>
    <w:p w14:paraId="6067DFA8">
      <w:pPr>
        <w:numPr>
          <w:ilvl w:val="0"/>
          <w:numId w:val="2"/>
        </w:numPr>
        <w:spacing w:beforeAutospacing="0" w:afterAutospacing="0"/>
        <w:ind w:left="420" w:hanging="420"/>
      </w:pPr>
      <w:r>
        <w:t>高并发情况下系统性能可能下降</w:t>
      </w:r>
    </w:p>
    <w:p w14:paraId="5FB3467A">
      <w:pPr>
        <w:numPr>
          <w:ilvl w:val="0"/>
          <w:numId w:val="2"/>
        </w:numPr>
        <w:spacing w:beforeAutospacing="0" w:afterAutospacing="0"/>
        <w:ind w:left="420" w:hanging="420"/>
      </w:pPr>
      <w:r>
        <w:t>微服务架构下的API安全需要额外关注</w:t>
      </w:r>
    </w:p>
    <w:p w14:paraId="692E496E">
      <w:pPr>
        <w:pStyle w:val="4"/>
      </w:pPr>
      <w:r>
        <w:t>1.3 文档约定</w:t>
      </w:r>
    </w:p>
    <w:p w14:paraId="43DEC87D">
      <w:pPr>
        <w:numPr>
          <w:ilvl w:val="0"/>
          <w:numId w:val="3"/>
        </w:numPr>
        <w:spacing w:beforeAutospacing="1" w:afterAutospacing="1"/>
        <w:ind w:left="420" w:hanging="420"/>
      </w:pPr>
      <w:r>
        <w:t>所有微服务端口号固定</w:t>
      </w:r>
    </w:p>
    <w:p w14:paraId="65BBD86D">
      <w:pPr>
        <w:numPr>
          <w:ilvl w:val="0"/>
          <w:numId w:val="3"/>
        </w:numPr>
        <w:spacing w:beforeAutospacing="1" w:afterAutospacing="1"/>
        <w:ind w:left="420" w:hanging="420"/>
      </w:pPr>
      <w:r>
        <w:t>数据库表名均以Cxr_为前缀</w:t>
      </w:r>
    </w:p>
    <w:p w14:paraId="5C87A40A">
      <w:pPr>
        <w:numPr>
          <w:ilvl w:val="0"/>
          <w:numId w:val="3"/>
        </w:numPr>
        <w:spacing w:beforeAutospacing="1" w:afterAutospacing="1"/>
        <w:ind w:left="420" w:hanging="420"/>
      </w:pPr>
      <w:r>
        <w:t>API接口采用RESTful风格设计</w:t>
      </w:r>
    </w:p>
    <w:p w14:paraId="41B65083">
      <w:pPr>
        <w:numPr>
          <w:ilvl w:val="0"/>
          <w:numId w:val="3"/>
        </w:numPr>
        <w:spacing w:beforeAutospacing="1" w:afterAutospacing="1"/>
        <w:ind w:left="420" w:hanging="420"/>
      </w:pPr>
      <w:r>
        <w:t>优先级：高、中、低</w:t>
      </w:r>
    </w:p>
    <w:p w14:paraId="4A109A53">
      <w:pPr>
        <w:pStyle w:val="4"/>
      </w:pPr>
      <w:r>
        <w:t>1.4 预期读者和阅读建议</w:t>
      </w:r>
    </w:p>
    <w:p w14:paraId="65834B51">
      <w:pPr>
        <w:numPr>
          <w:ilvl w:val="0"/>
          <w:numId w:val="4"/>
        </w:numPr>
        <w:spacing w:beforeAutospacing="1" w:afterAutospacing="1"/>
        <w:ind w:left="420" w:hanging="420"/>
      </w:pPr>
      <w:r>
        <w:rPr>
          <w:b/>
        </w:rPr>
        <w:t>开发人员</w:t>
      </w:r>
      <w:r>
        <w:t>：详细阅读系统功能需求、数据定义和API接口列表</w:t>
      </w:r>
    </w:p>
    <w:p w14:paraId="367E5FDF">
      <w:pPr>
        <w:numPr>
          <w:ilvl w:val="0"/>
          <w:numId w:val="4"/>
        </w:numPr>
        <w:spacing w:beforeAutospacing="1" w:afterAutospacing="1"/>
        <w:ind w:left="420" w:hanging="420"/>
      </w:pPr>
      <w:r>
        <w:rPr>
          <w:b/>
        </w:rPr>
        <w:t>测试人员</w:t>
      </w:r>
      <w:r>
        <w:t>：重点关注功能需求、输入输出数据和非功能需求</w:t>
      </w:r>
    </w:p>
    <w:p w14:paraId="2264688A">
      <w:pPr>
        <w:numPr>
          <w:ilvl w:val="0"/>
          <w:numId w:val="4"/>
        </w:numPr>
        <w:spacing w:beforeAutospacing="1" w:afterAutospacing="1"/>
        <w:ind w:left="420" w:hanging="420"/>
      </w:pPr>
      <w:r>
        <w:rPr>
          <w:b/>
        </w:rPr>
        <w:t>维护人员</w:t>
      </w:r>
      <w:r>
        <w:t>：关注系统架构、数据库设计和技术要点</w:t>
      </w:r>
    </w:p>
    <w:p w14:paraId="0283F271">
      <w:pPr>
        <w:numPr>
          <w:ilvl w:val="0"/>
          <w:numId w:val="4"/>
        </w:numPr>
        <w:spacing w:beforeAutospacing="1" w:afterAutospacing="1"/>
        <w:ind w:left="420" w:hanging="420"/>
      </w:pPr>
      <w:r>
        <w:rPr>
          <w:b/>
        </w:rPr>
        <w:t>项目经理</w:t>
      </w:r>
      <w:r>
        <w:t>：关注项目背景、目标、范围和预期效果</w:t>
      </w:r>
    </w:p>
    <w:p w14:paraId="67A27CE5">
      <w:pPr>
        <w:pStyle w:val="4"/>
      </w:pPr>
      <w:r>
        <w:t>1.5 产品范围</w:t>
      </w:r>
    </w:p>
    <w:p w14:paraId="2516675D">
      <w:pPr>
        <w:ind w:firstLine="210" w:firstLineChars="100"/>
        <w:pPrChange w:id="0" w:author="ai" w:date="2025-12-04T14:52:41Z">
          <w:pPr/>
        </w:pPrChange>
      </w:pPr>
      <w:r>
        <w:t>本系统适用于各类生产制造企业的设备管理，包括设备台账管理、设备故障管理、设备巡检管理、设备维护管理和设备维修管理等核心业务场景。</w:t>
      </w:r>
    </w:p>
    <w:p w14:paraId="6E4BA9DB">
      <w:pPr>
        <w:pStyle w:val="4"/>
      </w:pPr>
      <w:r>
        <w:t>1.6 参考文献</w:t>
      </w:r>
    </w:p>
    <w:p w14:paraId="0BEB779E">
      <w:pPr>
        <w:numPr>
          <w:ilvl w:val="0"/>
          <w:numId w:val="5"/>
        </w:numPr>
        <w:spacing w:beforeAutospacing="1" w:afterAutospacing="1"/>
        <w:ind w:left="420" w:hanging="420"/>
      </w:pPr>
      <w:r>
        <w:t>《Spring Cloud微服务架构设计》</w:t>
      </w:r>
    </w:p>
    <w:p w14:paraId="130E593B">
      <w:pPr>
        <w:numPr>
          <w:ilvl w:val="0"/>
          <w:numId w:val="5"/>
        </w:numPr>
        <w:spacing w:beforeAutospacing="1" w:afterAutospacing="1"/>
        <w:ind w:left="420" w:hanging="420"/>
      </w:pPr>
      <w:r>
        <w:t>《领域驱动设计》</w:t>
      </w:r>
    </w:p>
    <w:p w14:paraId="491D54F3">
      <w:pPr>
        <w:numPr>
          <w:ilvl w:val="0"/>
          <w:numId w:val="5"/>
        </w:numPr>
        <w:spacing w:beforeAutospacing="1" w:afterAutospacing="1"/>
        <w:ind w:left="420" w:hanging="420"/>
      </w:pPr>
      <w:r>
        <w:t>《MyBatis官方文档》</w:t>
      </w:r>
    </w:p>
    <w:p w14:paraId="752D6C2C">
      <w:pPr>
        <w:numPr>
          <w:ilvl w:val="0"/>
          <w:numId w:val="5"/>
        </w:numPr>
        <w:spacing w:beforeAutospacing="1" w:afterAutospacing="1"/>
        <w:ind w:left="420" w:hanging="420"/>
      </w:pPr>
      <w:r>
        <w:t>《MySQL数据库设计规范》</w:t>
      </w:r>
    </w:p>
    <w:p w14:paraId="2B62A60E">
      <w:pPr>
        <w:pStyle w:val="3"/>
      </w:pPr>
      <w:r>
        <w:t>2. 综合描述</w:t>
      </w:r>
    </w:p>
    <w:p w14:paraId="33CA133C">
      <w:pPr>
        <w:pStyle w:val="4"/>
      </w:pPr>
      <w:r>
        <w:t>2.1 产品的状况</w:t>
      </w:r>
    </w:p>
    <w:p w14:paraId="2757DE62">
      <w:pPr>
        <w:ind w:firstLine="420" w:firstLineChars="200"/>
        <w:pPrChange w:id="1" w:author="ai" w:date="2025-12-04T14:52:49Z">
          <w:pPr/>
        </w:pPrChange>
      </w:pPr>
      <w:r>
        <w:rPr>
          <w:rFonts w:hint="eastAsia"/>
        </w:rPr>
        <w:t>设备管理系统是针对企业传统设备管理信息分散、流程不规范、效率低下等痛点开发的新型自主型产品，基于Spring Boot + Spring Cloud微服务架构构建，旨在替代企业现有分散的设备管理工具，实现设备全生命周期的数字化管理，通过提供统一管理入口、促进设备数据互通、推动管理流程标准化，提升企业设备管理的规范化水平与运营效率，助力制造业数字化转型。</w:t>
      </w:r>
    </w:p>
    <w:p w14:paraId="72585CD9">
      <w:pPr>
        <w:pStyle w:val="4"/>
      </w:pPr>
      <w:r>
        <w:t>2.2 产品的功能</w:t>
      </w:r>
    </w:p>
    <w:p w14:paraId="063755D8">
      <w:pPr>
        <w:ind w:firstLine="0" w:firstLineChars="0"/>
        <w:rPr>
          <w:rFonts w:hint="eastAsia"/>
        </w:rPr>
        <w:pPrChange w:id="2" w:author="ai" w:date="2025-12-04T14:53:01Z">
          <w:pPr/>
        </w:pPrChange>
      </w:pPr>
      <w:bookmarkStart w:id="0" w:name="_GoBack"/>
      <w:bookmarkEnd w:id="0"/>
      <w:r>
        <w:rPr>
          <w:rFonts w:hint="eastAsia"/>
          <w:b/>
          <w:bCs/>
        </w:rPr>
        <w:t>本系统基于微服务架构设计，围绕设备全生命周期管理，提供全面的设备管理功能，具体包括：</w:t>
      </w:r>
    </w:p>
    <w:p w14:paraId="3C6275EB">
      <w:pPr>
        <w:rPr>
          <w:rFonts w:hint="eastAsia"/>
        </w:rPr>
      </w:pPr>
      <w:r>
        <w:rPr>
          <w:rFonts w:hint="eastAsia"/>
          <w:b/>
          <w:bCs/>
        </w:rPr>
        <w:t>1. 设备台账管理 ：</w:t>
      </w:r>
      <w:r>
        <w:rPr>
          <w:rFonts w:hint="eastAsia"/>
        </w:rPr>
        <w:t>实现设备基本信息的完整管理，包括设备编号、名称、型号、规格、采购日期、存放地点、责任人等信息的增删改查，支持设备附件管理（如设备说明书、图纸等），并提供设备状态实时监控（正常、故障、维修中、保养中等状态可视化），实现设备从采购入库到报废的全生命周期轨迹记录。</w:t>
      </w:r>
    </w:p>
    <w:p w14:paraId="11976EFA">
      <w:pPr>
        <w:rPr>
          <w:rFonts w:hint="eastAsia"/>
        </w:rPr>
      </w:pPr>
      <w:r>
        <w:rPr>
          <w:rFonts w:hint="eastAsia"/>
          <w:b/>
          <w:bCs/>
        </w:rPr>
        <w:t>2. 设备故障管理 ：</w:t>
      </w:r>
      <w:r>
        <w:rPr>
          <w:rFonts w:hint="eastAsia"/>
        </w:rPr>
        <w:t>提供故障代码的标准化管理，包括故障代码分类、故障原因描述、处理方法建议等，支持故障代码的动态维护和查询，同时实现故障记录的自动关联和统计分析，帮助企业识别高频故障类型，优化设备维护策略。</w:t>
      </w:r>
    </w:p>
    <w:p w14:paraId="7C99DED4">
      <w:pPr>
        <w:rPr>
          <w:rFonts w:hint="eastAsia"/>
        </w:rPr>
      </w:pPr>
      <w:r>
        <w:rPr>
          <w:rFonts w:hint="eastAsia"/>
          <w:b/>
          <w:bCs/>
        </w:rPr>
        <w:t>3. 设备巡检管理 ：</w:t>
      </w:r>
      <w:r>
        <w:rPr>
          <w:rFonts w:hint="eastAsia"/>
        </w:rPr>
        <w:t>支持巡检计划的灵活制定（包括巡检周期、巡检项目、巡检标准等），实现巡检任务的自动分配和提醒，支持巡检记录的移动端录入和上传，提供巡检结果的实时分析和异常告警，支持巡检数据的可视化统计，便于评估设备运行状态和巡检效果。</w:t>
      </w:r>
    </w:p>
    <w:p w14:paraId="0B1EE9E7">
      <w:pPr>
        <w:rPr>
          <w:rFonts w:hint="eastAsia"/>
        </w:rPr>
      </w:pPr>
      <w:r>
        <w:rPr>
          <w:rFonts w:hint="eastAsia"/>
          <w:b/>
          <w:bCs/>
        </w:rPr>
        <w:t>4. 设备维护管理 ：</w:t>
      </w:r>
      <w:r>
        <w:rPr>
          <w:rFonts w:hint="eastAsia"/>
        </w:rPr>
        <w:t>实现设备保养计划的制定和自动提醒，支持保养任务的分配和执行记录管理，提供保养项目的标准化模板，支持保养效果的评估和反馈，通过保养数据的积累和分析，优化设备保养周期和内容，延长设备使用寿命。</w:t>
      </w:r>
    </w:p>
    <w:p w14:paraId="6DEBF9C3">
      <w:pPr>
        <w:rPr>
          <w:rFonts w:hint="eastAsia"/>
        </w:rPr>
      </w:pPr>
      <w:r>
        <w:rPr>
          <w:rFonts w:hint="eastAsia"/>
          <w:b/>
          <w:bCs/>
        </w:rPr>
        <w:t>5. 设备维修管理 ：</w:t>
      </w:r>
      <w:r>
        <w:rPr>
          <w:rFonts w:hint="eastAsia"/>
        </w:rPr>
        <w:t>支持维修申请的提交和审批流程，实现维修任务的派工和进度跟踪，支持维修过程的详细记录（包括故障描述、维修方法、更换配件、维修费用等），提供维修费用的统计和分析，支持维修效果的评估和反馈，帮助企业优化维修资源配置和成本控制。</w:t>
      </w:r>
    </w:p>
    <w:p w14:paraId="60476DF7">
      <w:r>
        <w:rPr>
          <w:rFonts w:hint="eastAsia"/>
          <w:b/>
          <w:bCs/>
        </w:rPr>
        <w:t>6. 微服务基础设施 ：</w:t>
      </w:r>
      <w:r>
        <w:rPr>
          <w:rFonts w:hint="eastAsia"/>
        </w:rPr>
        <w:t>集成完整的微服务支撑体系，包括基于Nacos实现的服务注册与发现（支持服务的动态上下线和健康检查），基于Spring Cloud Config的集中配置管理（支持配置的动态更新和版本控制），基于Sentinel的服务监控和限流（支持实时监控服务运行状态，防止服务雪崩），以及统一的API网关（实现请求路由、认证授权、日志记录等），确保系统的高可用性、可扩展性和安全性。</w:t>
      </w:r>
    </w:p>
    <w:p w14:paraId="5B19012A">
      <w:pPr>
        <w:pStyle w:val="4"/>
      </w:pPr>
      <w:r>
        <w:t>2.3 用户类和特性</w:t>
      </w:r>
    </w:p>
    <w:p w14:paraId="7DCDF294">
      <w:pPr>
        <w:numPr>
          <w:ilvl w:val="0"/>
          <w:numId w:val="6"/>
        </w:numPr>
        <w:spacing w:beforeAutospacing="1" w:afterAutospacing="1"/>
        <w:ind w:left="420" w:hanging="420"/>
      </w:pPr>
      <w:r>
        <w:rPr>
          <w:b/>
        </w:rPr>
        <w:t>系统管理员</w:t>
      </w:r>
      <w:r>
        <w:t>：负责系统的整体配置和管理</w:t>
      </w:r>
    </w:p>
    <w:p w14:paraId="27ED96C0">
      <w:pPr>
        <w:numPr>
          <w:ilvl w:val="0"/>
          <w:numId w:val="6"/>
        </w:numPr>
        <w:spacing w:beforeAutospacing="1" w:afterAutospacing="1"/>
        <w:ind w:left="420" w:hanging="420"/>
      </w:pPr>
      <w:r>
        <w:rPr>
          <w:b/>
        </w:rPr>
        <w:t>设备管理员</w:t>
      </w:r>
      <w:r>
        <w:t>：负责设备基本信息的维护和管理</w:t>
      </w:r>
    </w:p>
    <w:p w14:paraId="5991AFF3">
      <w:pPr>
        <w:numPr>
          <w:ilvl w:val="0"/>
          <w:numId w:val="6"/>
        </w:numPr>
        <w:spacing w:beforeAutospacing="1" w:afterAutospacing="1"/>
        <w:ind w:left="420" w:hanging="420"/>
      </w:pPr>
      <w:r>
        <w:rPr>
          <w:b/>
        </w:rPr>
        <w:t>维修人员</w:t>
      </w:r>
      <w:r>
        <w:t>：负责设备维修记录的录入和管理</w:t>
      </w:r>
    </w:p>
    <w:p w14:paraId="6D0D6A7C">
      <w:pPr>
        <w:numPr>
          <w:ilvl w:val="0"/>
          <w:numId w:val="6"/>
        </w:numPr>
        <w:spacing w:beforeAutospacing="1" w:afterAutospacing="1"/>
        <w:ind w:left="420" w:hanging="420"/>
      </w:pPr>
      <w:r>
        <w:rPr>
          <w:b/>
        </w:rPr>
        <w:t>巡检人员</w:t>
      </w:r>
      <w:r>
        <w:t>：负责设备巡检计划的执行和记录</w:t>
      </w:r>
    </w:p>
    <w:p w14:paraId="1F0DA5A0">
      <w:pPr>
        <w:numPr>
          <w:ilvl w:val="0"/>
          <w:numId w:val="6"/>
        </w:numPr>
        <w:spacing w:beforeAutospacing="1" w:afterAutospacing="1"/>
        <w:ind w:left="420" w:hanging="420"/>
      </w:pPr>
      <w:r>
        <w:rPr>
          <w:b/>
        </w:rPr>
        <w:t>保养人员</w:t>
      </w:r>
      <w:r>
        <w:t>：负责设备保养计划的执行和记录</w:t>
      </w:r>
    </w:p>
    <w:p w14:paraId="0FFACD90">
      <w:pPr>
        <w:pStyle w:val="4"/>
      </w:pPr>
      <w:r>
        <w:t>2.4 运行环境</w:t>
      </w:r>
    </w:p>
    <w:p w14:paraId="50ECBD32">
      <w:pPr>
        <w:numPr>
          <w:ilvl w:val="0"/>
          <w:numId w:val="7"/>
        </w:numPr>
        <w:spacing w:beforeAutospacing="1" w:afterAutospacing="1"/>
        <w:ind w:left="420" w:hanging="420"/>
      </w:pPr>
      <w:r>
        <w:rPr>
          <w:b/>
        </w:rPr>
        <w:t>开发环境</w:t>
      </w:r>
      <w:r>
        <w:t>：JDK 1.8+, Maven 3.6+, IntelliJ IDEA</w:t>
      </w:r>
    </w:p>
    <w:p w14:paraId="51572489">
      <w:pPr>
        <w:numPr>
          <w:ilvl w:val="0"/>
          <w:numId w:val="7"/>
        </w:numPr>
        <w:spacing w:beforeAutospacing="1" w:afterAutospacing="1"/>
        <w:ind w:left="420" w:hanging="420"/>
      </w:pPr>
      <w:r>
        <w:rPr>
          <w:b/>
        </w:rPr>
        <w:t>运行环境</w:t>
      </w:r>
      <w:r>
        <w:t>：JDK 1.8+, Tomcat 9.0+</w:t>
      </w:r>
    </w:p>
    <w:p w14:paraId="747A0430">
      <w:pPr>
        <w:numPr>
          <w:ilvl w:val="0"/>
          <w:numId w:val="7"/>
        </w:numPr>
        <w:spacing w:beforeAutospacing="1" w:afterAutospacing="1"/>
        <w:ind w:left="420" w:hanging="420"/>
      </w:pPr>
      <w:r>
        <w:rPr>
          <w:b/>
        </w:rPr>
        <w:t>数据库</w:t>
      </w:r>
      <w:r>
        <w:t>：MySQL 5.7+</w:t>
      </w:r>
    </w:p>
    <w:p w14:paraId="7E327E98">
      <w:pPr>
        <w:numPr>
          <w:ilvl w:val="0"/>
          <w:numId w:val="7"/>
        </w:numPr>
        <w:spacing w:beforeAutospacing="1" w:afterAutospacing="1"/>
        <w:ind w:left="420" w:hanging="420"/>
      </w:pPr>
      <w:r>
        <w:rPr>
          <w:b/>
        </w:rPr>
        <w:t>服务注册与发现</w:t>
      </w:r>
      <w:r>
        <w:t>：Nacos</w:t>
      </w:r>
    </w:p>
    <w:p w14:paraId="4B0176E8">
      <w:pPr>
        <w:numPr>
          <w:ilvl w:val="0"/>
          <w:numId w:val="7"/>
        </w:numPr>
        <w:spacing w:beforeAutospacing="1" w:afterAutospacing="1"/>
        <w:ind w:left="420" w:hanging="420"/>
      </w:pPr>
      <w:r>
        <w:rPr>
          <w:b/>
        </w:rPr>
        <w:t>配置中心</w:t>
      </w:r>
      <w:r>
        <w:t>：Nacos</w:t>
      </w:r>
    </w:p>
    <w:p w14:paraId="67C0DEB1">
      <w:pPr>
        <w:numPr>
          <w:ilvl w:val="0"/>
          <w:numId w:val="7"/>
        </w:numPr>
        <w:spacing w:beforeAutospacing="1" w:afterAutospacing="1"/>
        <w:ind w:left="420" w:hanging="420"/>
      </w:pPr>
      <w:r>
        <w:rPr>
          <w:b/>
        </w:rPr>
        <w:t>服务监控</w:t>
      </w:r>
      <w:r>
        <w:t>：Sentinel</w:t>
      </w:r>
    </w:p>
    <w:p w14:paraId="79E355EB">
      <w:pPr>
        <w:pStyle w:val="4"/>
      </w:pPr>
      <w:r>
        <w:t>2.5 设计和实现上的限制</w:t>
      </w:r>
    </w:p>
    <w:p w14:paraId="2EA1823F">
      <w:pPr>
        <w:numPr>
          <w:ilvl w:val="0"/>
          <w:numId w:val="8"/>
        </w:numPr>
        <w:spacing w:beforeAutospacing="1" w:afterAutospacing="1"/>
        <w:ind w:left="420" w:hanging="420"/>
      </w:pPr>
      <w:r>
        <w:t>所有微服务采用Java语言开发</w:t>
      </w:r>
    </w:p>
    <w:p w14:paraId="3E558336">
      <w:pPr>
        <w:numPr>
          <w:ilvl w:val="0"/>
          <w:numId w:val="8"/>
        </w:numPr>
        <w:spacing w:beforeAutospacing="1" w:afterAutospacing="1"/>
        <w:ind w:left="420" w:hanging="420"/>
      </w:pPr>
      <w:r>
        <w:t>采用Spring Cloud Hoxton.SR12版本</w:t>
      </w:r>
    </w:p>
    <w:p w14:paraId="575B0733">
      <w:pPr>
        <w:numPr>
          <w:ilvl w:val="0"/>
          <w:numId w:val="8"/>
        </w:numPr>
        <w:spacing w:beforeAutospacing="1" w:afterAutospacing="1"/>
        <w:ind w:left="420" w:hanging="420"/>
      </w:pPr>
      <w:r>
        <w:t>数据库表结构设计遵循第三范式</w:t>
      </w:r>
    </w:p>
    <w:p w14:paraId="5BE6C129">
      <w:pPr>
        <w:numPr>
          <w:ilvl w:val="0"/>
          <w:numId w:val="8"/>
        </w:numPr>
        <w:spacing w:beforeAutospacing="1" w:afterAutospacing="1"/>
        <w:ind w:left="420" w:hanging="420"/>
      </w:pPr>
      <w:r>
        <w:t>API接口设计遵循RESTful风格</w:t>
      </w:r>
    </w:p>
    <w:p w14:paraId="1F8E78C9">
      <w:pPr>
        <w:pStyle w:val="4"/>
      </w:pPr>
      <w:r>
        <w:t>2.6 假设和约束(依赖)</w:t>
      </w:r>
    </w:p>
    <w:p w14:paraId="6A48A555">
      <w:pPr>
        <w:numPr>
          <w:ilvl w:val="0"/>
          <w:numId w:val="9"/>
        </w:numPr>
        <w:spacing w:beforeAutospacing="1" w:afterAutospacing="1"/>
        <w:ind w:left="420" w:hanging="420"/>
      </w:pPr>
      <w:r>
        <w:t>假设Nacos服务正常运行</w:t>
      </w:r>
    </w:p>
    <w:p w14:paraId="01A07E49">
      <w:pPr>
        <w:numPr>
          <w:ilvl w:val="0"/>
          <w:numId w:val="9"/>
        </w:numPr>
        <w:spacing w:beforeAutospacing="1" w:afterAutospacing="1"/>
        <w:ind w:left="420" w:hanging="420"/>
      </w:pPr>
      <w:r>
        <w:t>假设MySQL数据库已正确配置</w:t>
      </w:r>
    </w:p>
    <w:p w14:paraId="79D7BF45">
      <w:pPr>
        <w:numPr>
          <w:ilvl w:val="0"/>
          <w:numId w:val="9"/>
        </w:numPr>
        <w:spacing w:beforeAutospacing="1" w:afterAutospacing="1"/>
        <w:ind w:left="420" w:hanging="420"/>
      </w:pPr>
      <w:r>
        <w:t>依赖Spring Cloud生态组件</w:t>
      </w:r>
    </w:p>
    <w:p w14:paraId="06174893">
      <w:pPr>
        <w:pStyle w:val="3"/>
      </w:pPr>
      <w:r>
        <w:t>3. 外部接口需求</w:t>
      </w:r>
    </w:p>
    <w:p w14:paraId="5FC68932">
      <w:pPr>
        <w:pStyle w:val="4"/>
      </w:pPr>
      <w:r>
        <w:t>3.1 用户界面</w:t>
      </w:r>
    </w:p>
    <w:p w14:paraId="0C5DB59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420" w:hanging="420"/>
      </w:pPr>
      <w:r>
        <w:rPr>
          <w:rStyle w:val="8"/>
        </w:rPr>
        <w:t>系统采用前后端分离架构，前端通过Spring Cloud Gateway作为API网关，负责请求路由和转发</w:t>
      </w:r>
    </w:p>
    <w:p w14:paraId="7B19DFB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420" w:hanging="420"/>
      </w:pPr>
      <w:r>
        <w:rPr>
          <w:rStyle w:val="8"/>
        </w:rPr>
        <w:t>前端使用Vue3 + TypeScript开发，包含设备管理、故障管理、巡检管理、维修管理和维护管理等功能模块</w:t>
      </w:r>
    </w:p>
    <w:p w14:paraId="7D40D97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420" w:hanging="420"/>
      </w:pPr>
      <w:r>
        <w:rPr>
          <w:rStyle w:val="8"/>
        </w:rPr>
        <w:t>前端通过axios请求后端API，baseURL配置为'/api'，与API网关路由匹配</w:t>
      </w:r>
    </w:p>
    <w:p w14:paraId="16C7FB6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420" w:hanging="420"/>
      </w:pPr>
      <w:r>
        <w:rPr>
          <w:rStyle w:val="8"/>
        </w:rPr>
        <w:t>后端采用Spring Cloud微服务架构，包含多个独立服务：equipment-service、equipment-fault-service、equipment-inspection-service、equipment-maintenance-service、equipment-repair-service和gateway-service</w:t>
      </w:r>
    </w:p>
    <w:p w14:paraId="253832E0">
      <w:pPr>
        <w:pStyle w:val="4"/>
      </w:pPr>
      <w:r>
        <w:t>3.2 硬件接口</w:t>
      </w:r>
    </w:p>
    <w:p w14:paraId="60FA0D1A">
      <w:r>
        <w:t>无特殊硬件接口需求。</w:t>
      </w:r>
    </w:p>
    <w:p w14:paraId="1AC45561">
      <w:pPr>
        <w:pStyle w:val="4"/>
      </w:pPr>
      <w:r>
        <w:t>3.3 软件接口</w:t>
      </w:r>
    </w:p>
    <w:p w14:paraId="00F7826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420" w:hanging="420" w:firstLineChars="0"/>
      </w:pPr>
      <w:r>
        <w:rPr>
          <w:rFonts w:asciiTheme="minorHAnsi" w:hAnsiTheme="minorHAnsi" w:eastAsiaTheme="minorEastAsia" w:cstheme="minorBidi"/>
          <w:b w:val="0"/>
          <w:bCs w:val="0"/>
          <w:sz w:val="21"/>
          <w:szCs w:val="24"/>
        </w:rPr>
        <w:t>Nacos</w:t>
      </w:r>
      <w:r>
        <w:rPr>
          <w:rStyle w:val="8"/>
        </w:rPr>
        <w:t>：用于服务注册与发现和配置管理</w:t>
      </w:r>
    </w:p>
    <w:p w14:paraId="6F7B8963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420" w:leftChars="200" w:firstLine="0" w:firstLineChars="0"/>
      </w:pPr>
      <w:r>
        <w:rPr>
          <w:rStyle w:val="8"/>
        </w:rPr>
        <w:t>所有微服务均配置Nacos注册中心，地址为localhost:8848</w:t>
      </w:r>
    </w:p>
    <w:p w14:paraId="474D33F9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420" w:leftChars="200" w:firstLine="0" w:firstLineChars="0"/>
      </w:pPr>
      <w:r>
        <w:rPr>
          <w:rStyle w:val="8"/>
        </w:rPr>
        <w:t>配置统一的命名空间(public)和认证信息</w:t>
      </w:r>
    </w:p>
    <w:p w14:paraId="33A2C2B5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420" w:leftChars="200" w:firstLine="0" w:firstLineChars="0"/>
      </w:pPr>
      <w:r>
        <w:rPr>
          <w:rStyle w:val="8"/>
        </w:rPr>
        <w:t>支持动态配置更新</w:t>
      </w:r>
    </w:p>
    <w:p w14:paraId="6DC1C94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420" w:hanging="420" w:firstLineChars="0"/>
      </w:pPr>
      <w:r>
        <w:rPr>
          <w:rFonts w:asciiTheme="minorHAnsi" w:hAnsiTheme="minorHAnsi" w:eastAsiaTheme="minorEastAsia" w:cstheme="minorBidi"/>
          <w:b w:val="0"/>
          <w:bCs w:val="0"/>
          <w:sz w:val="21"/>
          <w:szCs w:val="24"/>
        </w:rPr>
        <w:t>Sentinel</w:t>
      </w:r>
      <w:r>
        <w:rPr>
          <w:rStyle w:val="8"/>
        </w:rPr>
        <w:t>：用于服务监控和熔断降级</w:t>
      </w:r>
    </w:p>
    <w:p w14:paraId="68FD6F71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399" w:leftChars="190" w:firstLine="0" w:firstLineChars="0"/>
      </w:pPr>
      <w:r>
        <w:rPr>
          <w:rStyle w:val="8"/>
        </w:rPr>
        <w:t>配置Sentinel Dashboard，用于监控服务状态和流量</w:t>
      </w:r>
    </w:p>
    <w:p w14:paraId="1FDA1114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399" w:leftChars="190" w:firstLine="0" w:firstLineChars="0"/>
      </w:pPr>
      <w:r>
        <w:rPr>
          <w:rStyle w:val="8"/>
        </w:rPr>
        <w:t>支持服务熔断和降级功能，保护系统稳定性</w:t>
      </w:r>
    </w:p>
    <w:p w14:paraId="7D4D8F9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420" w:hanging="420" w:firstLineChars="0"/>
      </w:pPr>
      <w:r>
        <w:rPr>
          <w:rFonts w:asciiTheme="minorHAnsi" w:hAnsiTheme="minorHAnsi" w:eastAsiaTheme="minorEastAsia" w:cstheme="minorBidi"/>
          <w:b w:val="0"/>
          <w:bCs w:val="0"/>
          <w:sz w:val="21"/>
          <w:szCs w:val="24"/>
        </w:rPr>
        <w:t>MySQL</w:t>
      </w:r>
      <w:r>
        <w:rPr>
          <w:rStyle w:val="8"/>
        </w:rPr>
        <w:t>：用于数据存储</w:t>
      </w:r>
    </w:p>
    <w:p w14:paraId="3E8E3A52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420" w:firstLineChars="200"/>
      </w:pPr>
      <w:r>
        <w:rPr>
          <w:rStyle w:val="8"/>
        </w:rPr>
        <w:t>数据库地址：localhost:3306</w:t>
      </w:r>
    </w:p>
    <w:p w14:paraId="11ECE35E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420" w:firstLineChars="200"/>
      </w:pPr>
      <w:r>
        <w:rPr>
          <w:rStyle w:val="8"/>
        </w:rPr>
        <w:t>数据库名称：equipment_management_system</w:t>
      </w:r>
    </w:p>
    <w:p w14:paraId="1A36F28A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399" w:leftChars="190" w:firstLine="0" w:firstLineChars="0"/>
      </w:pPr>
      <w:r>
        <w:rPr>
          <w:rStyle w:val="8"/>
        </w:rPr>
        <w:t>使用MyBatis框架进行数据访问</w:t>
      </w:r>
    </w:p>
    <w:p w14:paraId="69A1B88C">
      <w:pPr>
        <w:pStyle w:val="4"/>
      </w:pPr>
      <w:r>
        <w:t>3.4 通讯接口</w:t>
      </w:r>
    </w:p>
    <w:p w14:paraId="7B9C326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420" w:hanging="420"/>
      </w:pPr>
      <w:r>
        <w:rPr>
          <w:rFonts w:asciiTheme="minorHAnsi" w:hAnsiTheme="minorHAnsi" w:eastAsiaTheme="minorEastAsia" w:cstheme="minorBidi"/>
          <w:b w:val="0"/>
          <w:bCs w:val="0"/>
          <w:sz w:val="21"/>
          <w:szCs w:val="24"/>
        </w:rPr>
        <w:t>HTTP/HTTPS</w:t>
      </w:r>
      <w:r>
        <w:rPr>
          <w:rFonts w:hint="default" w:asciiTheme="minorHAnsi" w:hAnsiTheme="minorHAnsi" w:eastAsiaTheme="minorEastAsia" w:cstheme="minorBidi"/>
          <w:sz w:val="21"/>
          <w:szCs w:val="24"/>
        </w:rPr>
        <w:t>：用于前端与后端微服务之间的通信</w:t>
      </w:r>
    </w:p>
    <w:p w14:paraId="4F8D5F1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420" w:hanging="420"/>
      </w:pPr>
      <w:r>
        <w:rPr>
          <w:rFonts w:hint="default" w:asciiTheme="minorHAnsi" w:hAnsiTheme="minorHAnsi" w:eastAsiaTheme="minorEastAsia" w:cstheme="minorBidi"/>
          <w:sz w:val="21"/>
          <w:szCs w:val="24"/>
        </w:rPr>
        <w:t>前端通过axios发送HTTP请求到API网关</w:t>
      </w:r>
    </w:p>
    <w:p w14:paraId="2B7A96B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420" w:hanging="420"/>
      </w:pPr>
      <w:r>
        <w:rPr>
          <w:rFonts w:hint="default" w:asciiTheme="minorHAnsi" w:hAnsiTheme="minorHAnsi" w:eastAsiaTheme="minorEastAsia" w:cstheme="minorBidi"/>
          <w:sz w:val="21"/>
          <w:szCs w:val="24"/>
        </w:rPr>
        <w:t>API网关根据路由规则转发请求到相应的微服务</w:t>
      </w:r>
    </w:p>
    <w:p w14:paraId="35E8465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420" w:hanging="420"/>
      </w:pPr>
      <w:r>
        <w:rPr>
          <w:rFonts w:hint="default" w:asciiTheme="minorHAnsi" w:hAnsiTheme="minorHAnsi" w:eastAsiaTheme="minorEastAsia" w:cstheme="minorBidi"/>
          <w:sz w:val="21"/>
          <w:szCs w:val="24"/>
        </w:rPr>
        <w:t>所有API接口路径以'/api'开头</w:t>
      </w:r>
    </w:p>
    <w:p w14:paraId="287E94F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420" w:hanging="420"/>
      </w:pPr>
      <w:r>
        <w:rPr>
          <w:rFonts w:asciiTheme="minorHAnsi" w:hAnsiTheme="minorHAnsi" w:eastAsiaTheme="minorEastAsia" w:cstheme="minorBidi"/>
          <w:b w:val="0"/>
          <w:bCs w:val="0"/>
          <w:sz w:val="21"/>
          <w:szCs w:val="24"/>
        </w:rPr>
        <w:t>微服务内部通信</w:t>
      </w:r>
      <w:r>
        <w:rPr>
          <w:rFonts w:hint="default" w:asciiTheme="minorHAnsi" w:hAnsiTheme="minorHAnsi" w:eastAsiaTheme="minorEastAsia" w:cstheme="minorBidi"/>
          <w:sz w:val="21"/>
          <w:szCs w:val="24"/>
        </w:rPr>
        <w:t>：</w:t>
      </w:r>
    </w:p>
    <w:p w14:paraId="5D4D5E9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420" w:hanging="420"/>
      </w:pPr>
      <w:r>
        <w:rPr>
          <w:rFonts w:hint="default" w:asciiTheme="minorHAnsi" w:hAnsiTheme="minorHAnsi" w:eastAsiaTheme="minorEastAsia" w:cstheme="minorBidi"/>
          <w:sz w:val="21"/>
          <w:szCs w:val="24"/>
        </w:rPr>
        <w:t>微服务配置Nacos服务注册与发现，可以通过服务名进行内部调用</w:t>
      </w:r>
    </w:p>
    <w:p w14:paraId="7A13AD8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420" w:hanging="420"/>
      </w:pPr>
      <w:r>
        <w:rPr>
          <w:rFonts w:asciiTheme="minorHAnsi" w:hAnsiTheme="minorHAnsi" w:eastAsiaTheme="minorEastAsia" w:cstheme="minorBidi"/>
          <w:b w:val="0"/>
          <w:bCs w:val="0"/>
          <w:sz w:val="21"/>
          <w:szCs w:val="24"/>
        </w:rPr>
        <w:t>API网关</w:t>
      </w:r>
      <w:r>
        <w:rPr>
          <w:rFonts w:hint="default" w:asciiTheme="minorHAnsi" w:hAnsiTheme="minorHAnsi" w:eastAsiaTheme="minorEastAsia" w:cstheme="minorBidi"/>
          <w:sz w:val="21"/>
          <w:szCs w:val="24"/>
        </w:rPr>
        <w:t>：</w:t>
      </w:r>
    </w:p>
    <w:p w14:paraId="5C03813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420" w:hanging="420"/>
      </w:pPr>
      <w:r>
        <w:rPr>
          <w:rFonts w:hint="default" w:asciiTheme="minorHAnsi" w:hAnsiTheme="minorHAnsi" w:eastAsiaTheme="minorEastAsia" w:cstheme="minorBidi"/>
          <w:sz w:val="21"/>
          <w:szCs w:val="24"/>
        </w:rPr>
        <w:t>配置gateway-service作为API网关</w:t>
      </w:r>
    </w:p>
    <w:p w14:paraId="26F1931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420" w:hanging="420"/>
      </w:pPr>
      <w:r>
        <w:rPr>
          <w:rFonts w:hint="default" w:asciiTheme="minorHAnsi" w:hAnsiTheme="minorHAnsi" w:eastAsiaTheme="minorEastAsia" w:cstheme="minorBidi"/>
          <w:sz w:val="21"/>
          <w:szCs w:val="24"/>
        </w:rPr>
        <w:t>包含设备服务、故障服务、巡检服务、维护服务和维修服务的路由配置</w:t>
      </w:r>
    </w:p>
    <w:p w14:paraId="4772B0A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420" w:hanging="420"/>
      </w:pPr>
      <w:r>
        <w:rPr>
          <w:rFonts w:hint="default" w:asciiTheme="minorHAnsi" w:hAnsiTheme="minorHAnsi" w:eastAsiaTheme="minorEastAsia" w:cstheme="minorBidi"/>
          <w:sz w:val="21"/>
          <w:szCs w:val="24"/>
        </w:rPr>
        <w:t>支持服务发现和负载均衡</w:t>
      </w:r>
    </w:p>
    <w:p w14:paraId="4B4EFAA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420" w:right="0" w:hanging="420"/>
      </w:pPr>
      <w:r>
        <w:rPr>
          <w:rFonts w:hint="default" w:asciiTheme="minorHAnsi" w:hAnsiTheme="minorHAnsi" w:eastAsiaTheme="minorEastAsia" w:cstheme="minorBidi"/>
          <w:sz w:val="21"/>
          <w:szCs w:val="24"/>
        </w:rPr>
        <w:t>通过以上外部接口设计，确保系统前后端分离架构的正常运行，前端能够通过API网关调用后端微服务接口，同时实现微服务间的高效通信。</w:t>
      </w:r>
    </w:p>
    <w:p w14:paraId="19CE7B9B">
      <w:pPr>
        <w:numPr>
          <w:ilvl w:val="0"/>
          <w:numId w:val="0"/>
        </w:numPr>
        <w:spacing w:beforeAutospacing="1" w:afterAutospacing="1"/>
        <w:ind w:left="360" w:firstLine="0"/>
        <w:rPr>
          <w:rFonts w:hint="eastAsia"/>
        </w:rPr>
      </w:pPr>
    </w:p>
    <w:p w14:paraId="2CEC3EB5">
      <w:pPr>
        <w:pStyle w:val="3"/>
      </w:pPr>
      <w:r>
        <w:t>4. 系统功能需求</w:t>
      </w:r>
    </w:p>
    <w:p w14:paraId="79E3B264">
      <w:pPr>
        <w:pStyle w:val="4"/>
      </w:pPr>
      <w:r>
        <w:t>4.1 说明和优先级</w:t>
      </w:r>
    </w:p>
    <w:p w14:paraId="23D01FD2">
      <w:pPr>
        <w:pStyle w:val="5"/>
      </w:pPr>
      <w:r>
        <w:t>4.1.1 设备管理微服务 (equipment-service)</w:t>
      </w:r>
    </w:p>
    <w:p w14:paraId="21F4E834">
      <w:pPr>
        <w:numPr>
          <w:ilvl w:val="0"/>
          <w:numId w:val="10"/>
        </w:numPr>
        <w:spacing w:beforeAutospacing="1" w:afterAutospacing="1"/>
        <w:ind w:left="420" w:hanging="420"/>
      </w:pPr>
      <w:r>
        <w:rPr>
          <w:b/>
        </w:rPr>
        <w:t>设备基本信息管理</w:t>
      </w:r>
      <w:r>
        <w:t>：实现设备基本信息的增删改查，优先级：高</w:t>
      </w:r>
    </w:p>
    <w:p w14:paraId="435B634F">
      <w:pPr>
        <w:numPr>
          <w:ilvl w:val="0"/>
          <w:numId w:val="10"/>
        </w:numPr>
        <w:spacing w:beforeAutospacing="1" w:afterAutospacing="1"/>
        <w:ind w:left="420" w:hanging="420"/>
      </w:pPr>
      <w:r>
        <w:rPr>
          <w:b/>
        </w:rPr>
        <w:t>设备状态监控</w:t>
      </w:r>
      <w:r>
        <w:t>：实时监控设备运行状态，优先级：中</w:t>
      </w:r>
    </w:p>
    <w:p w14:paraId="5E144B9C">
      <w:pPr>
        <w:numPr>
          <w:ilvl w:val="0"/>
          <w:numId w:val="10"/>
        </w:numPr>
        <w:spacing w:beforeAutospacing="1" w:afterAutospacing="1"/>
        <w:ind w:left="420" w:hanging="420"/>
      </w:pPr>
      <w:r>
        <w:rPr>
          <w:b/>
        </w:rPr>
        <w:t>责任人管理</w:t>
      </w:r>
      <w:r>
        <w:t>：管理设备的责任人信息，优先级：中</w:t>
      </w:r>
    </w:p>
    <w:p w14:paraId="21C5F3DA">
      <w:pPr>
        <w:pStyle w:val="5"/>
      </w:pPr>
      <w:r>
        <w:t>4.1.2 设备故障管理微服务 (equipment-fault-service)</w:t>
      </w:r>
    </w:p>
    <w:p w14:paraId="0419502C">
      <w:pPr>
        <w:numPr>
          <w:ilvl w:val="0"/>
          <w:numId w:val="11"/>
        </w:numPr>
        <w:spacing w:beforeAutospacing="1" w:afterAutospacing="1"/>
        <w:ind w:left="420" w:hanging="420"/>
      </w:pPr>
      <w:r>
        <w:rPr>
          <w:b/>
        </w:rPr>
        <w:t>故障代码管理</w:t>
      </w:r>
      <w:r>
        <w:t>：实现故障代码的增删改查，优先级：高</w:t>
      </w:r>
    </w:p>
    <w:p w14:paraId="17E4E7B5">
      <w:pPr>
        <w:numPr>
          <w:ilvl w:val="0"/>
          <w:numId w:val="11"/>
        </w:numPr>
        <w:spacing w:beforeAutospacing="1" w:afterAutospacing="1"/>
        <w:ind w:left="420" w:hanging="420"/>
      </w:pPr>
      <w:r>
        <w:rPr>
          <w:b/>
        </w:rPr>
        <w:t>故障类型管理</w:t>
      </w:r>
      <w:r>
        <w:t>：对故障类型进行分类管理，优先级：中</w:t>
      </w:r>
    </w:p>
    <w:p w14:paraId="5E57CA29">
      <w:pPr>
        <w:numPr>
          <w:ilvl w:val="0"/>
          <w:numId w:val="11"/>
        </w:numPr>
        <w:spacing w:beforeAutospacing="1" w:afterAutospacing="1"/>
        <w:ind w:left="420" w:hanging="420"/>
      </w:pPr>
      <w:r>
        <w:rPr>
          <w:b/>
        </w:rPr>
        <w:t>故障处理方法查询</w:t>
      </w:r>
      <w:r>
        <w:t>：查询故障处理方法，优先级：中</w:t>
      </w:r>
    </w:p>
    <w:p w14:paraId="45C66D24">
      <w:pPr>
        <w:pStyle w:val="5"/>
      </w:pPr>
      <w:r>
        <w:t>4.1.3 设备巡检管理微服务 (equipment-inspection-service)</w:t>
      </w:r>
    </w:p>
    <w:p w14:paraId="3BF84753">
      <w:pPr>
        <w:numPr>
          <w:ilvl w:val="0"/>
          <w:numId w:val="12"/>
        </w:numPr>
        <w:spacing w:beforeAutospacing="1" w:afterAutospacing="1"/>
        <w:ind w:left="420" w:hanging="420"/>
      </w:pPr>
      <w:r>
        <w:rPr>
          <w:b/>
        </w:rPr>
        <w:t>巡检记录管理</w:t>
      </w:r>
      <w:r>
        <w:t>：实现巡检记录的增删改查，优先级：高</w:t>
      </w:r>
    </w:p>
    <w:p w14:paraId="3157C1A6">
      <w:pPr>
        <w:numPr>
          <w:ilvl w:val="0"/>
          <w:numId w:val="12"/>
        </w:numPr>
        <w:spacing w:beforeAutospacing="1" w:afterAutospacing="1"/>
        <w:ind w:left="420" w:hanging="420"/>
      </w:pPr>
      <w:r>
        <w:rPr>
          <w:b/>
        </w:rPr>
        <w:t>巡检结果统计分析</w:t>
      </w:r>
      <w:r>
        <w:t>：对巡检结果进行统计分析，优先级：中</w:t>
      </w:r>
    </w:p>
    <w:p w14:paraId="3663BD23">
      <w:pPr>
        <w:pStyle w:val="5"/>
      </w:pPr>
      <w:r>
        <w:t>4.1.4 设备维护管理微服务 (equipment-maintenance-service)</w:t>
      </w:r>
    </w:p>
    <w:p w14:paraId="5649AB9D">
      <w:pPr>
        <w:numPr>
          <w:ilvl w:val="0"/>
          <w:numId w:val="13"/>
        </w:numPr>
        <w:spacing w:beforeAutospacing="1" w:afterAutospacing="1"/>
        <w:ind w:left="420" w:hanging="420"/>
      </w:pPr>
      <w:r>
        <w:rPr>
          <w:b/>
        </w:rPr>
        <w:t>保养记录管理</w:t>
      </w:r>
      <w:r>
        <w:t>：实现保养记录的增删改查，优先级：高</w:t>
      </w:r>
    </w:p>
    <w:p w14:paraId="66A72625">
      <w:pPr>
        <w:numPr>
          <w:ilvl w:val="0"/>
          <w:numId w:val="13"/>
        </w:numPr>
        <w:spacing w:beforeAutospacing="1" w:afterAutospacing="1"/>
        <w:ind w:left="420" w:hanging="420"/>
      </w:pPr>
      <w:r>
        <w:rPr>
          <w:b/>
        </w:rPr>
        <w:t>保养提醒</w:t>
      </w:r>
      <w:r>
        <w:t>：根据保养计划发送提醒，优先级：中</w:t>
      </w:r>
    </w:p>
    <w:p w14:paraId="23245CB4">
      <w:pPr>
        <w:pStyle w:val="5"/>
      </w:pPr>
      <w:r>
        <w:t>4.1.5 设备维修管理微服务 (equipment-repair-service)</w:t>
      </w:r>
    </w:p>
    <w:p w14:paraId="52AAF013">
      <w:pPr>
        <w:numPr>
          <w:ilvl w:val="0"/>
          <w:numId w:val="14"/>
        </w:numPr>
        <w:spacing w:beforeAutospacing="1" w:afterAutospacing="1"/>
        <w:ind w:left="420" w:hanging="420"/>
      </w:pPr>
      <w:r>
        <w:rPr>
          <w:b/>
        </w:rPr>
        <w:t>维修记录管理</w:t>
      </w:r>
      <w:r>
        <w:t>：实现维修记录的增删改查，优先级：高</w:t>
      </w:r>
    </w:p>
    <w:p w14:paraId="34E4E876">
      <w:pPr>
        <w:numPr>
          <w:ilvl w:val="0"/>
          <w:numId w:val="14"/>
        </w:numPr>
        <w:spacing w:beforeAutospacing="1" w:afterAutospacing="1"/>
        <w:ind w:left="420" w:hanging="420"/>
      </w:pPr>
      <w:r>
        <w:rPr>
          <w:b/>
        </w:rPr>
        <w:t>维修费用统计</w:t>
      </w:r>
      <w:r>
        <w:t>：统计设备维修费用，优先级：中</w:t>
      </w:r>
    </w:p>
    <w:p w14:paraId="5BCD161B">
      <w:pPr>
        <w:numPr>
          <w:ilvl w:val="0"/>
          <w:numId w:val="14"/>
        </w:numPr>
        <w:spacing w:beforeAutospacing="1" w:afterAutospacing="1"/>
        <w:ind w:left="420" w:hanging="420"/>
      </w:pPr>
      <w:r>
        <w:rPr>
          <w:b/>
        </w:rPr>
        <w:t>维修结果分析</w:t>
      </w:r>
      <w:r>
        <w:t>：分析设备维修结果，优先级：中</w:t>
      </w:r>
    </w:p>
    <w:p w14:paraId="412FA968">
      <w:pPr>
        <w:pStyle w:val="5"/>
      </w:pPr>
      <w:r>
        <w:t>4.1.6 网关微服务 (gateway-service)</w:t>
      </w:r>
    </w:p>
    <w:p w14:paraId="4D83A26F">
      <w:pPr>
        <w:numPr>
          <w:ilvl w:val="0"/>
          <w:numId w:val="15"/>
        </w:numPr>
        <w:spacing w:beforeAutospacing="1" w:afterAutospacing="1"/>
        <w:ind w:left="420" w:hanging="420"/>
      </w:pPr>
      <w:r>
        <w:rPr>
          <w:b/>
        </w:rPr>
        <w:t>请求路由</w:t>
      </w:r>
      <w:r>
        <w:t>：根据请求路径将请求路由到对应的微服务，优先级：高</w:t>
      </w:r>
    </w:p>
    <w:p w14:paraId="1B59F8F4">
      <w:pPr>
        <w:numPr>
          <w:ilvl w:val="0"/>
          <w:numId w:val="15"/>
        </w:numPr>
        <w:spacing w:beforeAutospacing="1" w:afterAutospacing="1"/>
        <w:ind w:left="420" w:hanging="420"/>
      </w:pPr>
      <w:r>
        <w:rPr>
          <w:b/>
        </w:rPr>
        <w:t>负载均衡</w:t>
      </w:r>
      <w:r>
        <w:t>：在多个微服务实例之间进行负载均衡，优先级：高</w:t>
      </w:r>
    </w:p>
    <w:p w14:paraId="02D93137">
      <w:pPr>
        <w:numPr>
          <w:ilvl w:val="0"/>
          <w:numId w:val="15"/>
        </w:numPr>
        <w:spacing w:beforeAutospacing="1" w:afterAutospacing="1"/>
        <w:ind w:left="420" w:hanging="420"/>
      </w:pPr>
      <w:r>
        <w:rPr>
          <w:b/>
        </w:rPr>
        <w:t>认证授权</w:t>
      </w:r>
      <w:r>
        <w:t>：对请求进行认证和授权，优先级：高</w:t>
      </w:r>
    </w:p>
    <w:p w14:paraId="6F8EE5A1">
      <w:pPr>
        <w:numPr>
          <w:ilvl w:val="0"/>
          <w:numId w:val="15"/>
        </w:numPr>
        <w:spacing w:beforeAutospacing="1" w:afterAutospacing="1"/>
        <w:ind w:left="420" w:hanging="420"/>
      </w:pPr>
      <w:r>
        <w:rPr>
          <w:b/>
        </w:rPr>
        <w:t>服务限流</w:t>
      </w:r>
      <w:r>
        <w:t>：对请求进行限流，防止系统过载，优先级：中</w:t>
      </w:r>
    </w:p>
    <w:p w14:paraId="2A21EE6E">
      <w:pPr>
        <w:pStyle w:val="4"/>
      </w:pPr>
      <w:r>
        <w:t>4.2 激励／响应序列</w:t>
      </w:r>
    </w:p>
    <w:p w14:paraId="5230E37C">
      <w:pPr>
        <w:pStyle w:val="5"/>
      </w:pPr>
      <w:r>
        <w:t>4.2.1 设备信息查询流程</w:t>
      </w:r>
    </w:p>
    <w:p w14:paraId="5FEDF12E">
      <w:pPr>
        <w:numPr>
          <w:ilvl w:val="0"/>
          <w:numId w:val="16"/>
        </w:numPr>
        <w:spacing w:beforeAutospacing="1" w:afterAutospacing="1"/>
        <w:ind w:left="425" w:hanging="425"/>
      </w:pPr>
      <w:r>
        <w:t>前端发送GET请求到API网关</w:t>
      </w:r>
    </w:p>
    <w:p w14:paraId="2C95FA95">
      <w:pPr>
        <w:numPr>
          <w:ilvl w:val="0"/>
          <w:numId w:val="16"/>
        </w:numPr>
        <w:spacing w:beforeAutospacing="1" w:afterAutospacing="1"/>
        <w:ind w:left="425" w:hanging="425"/>
      </w:pPr>
      <w:r>
        <w:t>网关根据路由规则将请求转发到设备管理微服务</w:t>
      </w:r>
    </w:p>
    <w:p w14:paraId="2A33B4D2">
      <w:pPr>
        <w:numPr>
          <w:ilvl w:val="0"/>
          <w:numId w:val="16"/>
        </w:numPr>
        <w:spacing w:beforeAutospacing="1" w:afterAutospacing="1"/>
        <w:ind w:left="425" w:hanging="425"/>
      </w:pPr>
      <w:r>
        <w:t>设备管理微服务查询数据库获取设备信息</w:t>
      </w:r>
    </w:p>
    <w:p w14:paraId="7B567160">
      <w:pPr>
        <w:numPr>
          <w:ilvl w:val="0"/>
          <w:numId w:val="16"/>
        </w:numPr>
        <w:spacing w:beforeAutospacing="1" w:afterAutospacing="1"/>
        <w:ind w:left="425" w:hanging="425"/>
      </w:pPr>
      <w:r>
        <w:t>设备管理微服务返回设备信息给网关</w:t>
      </w:r>
    </w:p>
    <w:p w14:paraId="35085559">
      <w:pPr>
        <w:numPr>
          <w:ilvl w:val="0"/>
          <w:numId w:val="16"/>
        </w:numPr>
        <w:spacing w:beforeAutospacing="1" w:afterAutospacing="1"/>
        <w:ind w:left="425" w:hanging="425"/>
      </w:pPr>
      <w:r>
        <w:t>网关返回设备信息给前端</w:t>
      </w:r>
    </w:p>
    <w:p w14:paraId="163A0ED0">
      <w:pPr>
        <w:pStyle w:val="5"/>
      </w:pPr>
      <w:r>
        <w:t>4.2.2 维修记录创建流程</w:t>
      </w:r>
    </w:p>
    <w:p w14:paraId="2BA9BFBA">
      <w:pPr>
        <w:numPr>
          <w:ilvl w:val="0"/>
          <w:numId w:val="17"/>
        </w:numPr>
        <w:spacing w:beforeAutospacing="1" w:afterAutospacing="1"/>
        <w:ind w:left="425" w:hanging="425"/>
      </w:pPr>
      <w:r>
        <w:t>前端发送POST请求到API网关</w:t>
      </w:r>
    </w:p>
    <w:p w14:paraId="5A494601">
      <w:pPr>
        <w:numPr>
          <w:ilvl w:val="0"/>
          <w:numId w:val="17"/>
        </w:numPr>
        <w:spacing w:beforeAutospacing="1" w:afterAutospacing="1"/>
        <w:ind w:left="425" w:hanging="425"/>
      </w:pPr>
      <w:r>
        <w:t>网关根据路由规则将请求转发到设备维修管理微服务</w:t>
      </w:r>
    </w:p>
    <w:p w14:paraId="3B26639A">
      <w:pPr>
        <w:numPr>
          <w:ilvl w:val="0"/>
          <w:numId w:val="17"/>
        </w:numPr>
        <w:spacing w:beforeAutospacing="1" w:afterAutospacing="1"/>
        <w:ind w:left="425" w:hanging="425"/>
      </w:pPr>
      <w:r>
        <w:t>设备维修管理微服务验证请求数据</w:t>
      </w:r>
    </w:p>
    <w:p w14:paraId="2FA41D68">
      <w:pPr>
        <w:numPr>
          <w:ilvl w:val="0"/>
          <w:numId w:val="17"/>
        </w:numPr>
        <w:spacing w:beforeAutospacing="1" w:afterAutospacing="1"/>
        <w:ind w:left="425" w:hanging="425"/>
      </w:pPr>
      <w:r>
        <w:t>设备维修管理微服务将维修记录插入数据库</w:t>
      </w:r>
    </w:p>
    <w:p w14:paraId="0A9F1545">
      <w:pPr>
        <w:numPr>
          <w:ilvl w:val="0"/>
          <w:numId w:val="17"/>
        </w:numPr>
        <w:spacing w:beforeAutospacing="1" w:afterAutospacing="1"/>
        <w:ind w:left="425" w:hanging="425"/>
      </w:pPr>
      <w:r>
        <w:t>设备维修管理微服务返回操作结果给网关</w:t>
      </w:r>
    </w:p>
    <w:p w14:paraId="158A3DFF">
      <w:pPr>
        <w:numPr>
          <w:ilvl w:val="0"/>
          <w:numId w:val="17"/>
        </w:numPr>
        <w:spacing w:beforeAutospacing="1" w:afterAutospacing="1"/>
        <w:ind w:left="425" w:hanging="425"/>
      </w:pPr>
      <w:r>
        <w:t>网关返回操作结果给前端</w:t>
      </w:r>
    </w:p>
    <w:p w14:paraId="23328400">
      <w:pPr>
        <w:pStyle w:val="4"/>
      </w:pPr>
      <w:r>
        <w:t>4.3 输入／输出数据</w:t>
      </w:r>
    </w:p>
    <w:p w14:paraId="385B778C">
      <w:pPr>
        <w:pStyle w:val="5"/>
      </w:pPr>
      <w:r>
        <w:t>4.3.1 设备基本信息管理</w:t>
      </w:r>
    </w:p>
    <w:p w14:paraId="474B46CD">
      <w:pPr>
        <w:numPr>
          <w:ilvl w:val="0"/>
          <w:numId w:val="18"/>
        </w:numPr>
        <w:spacing w:beforeAutospacing="1" w:afterAutospacing="1"/>
        <w:ind w:left="420" w:hanging="420"/>
      </w:pPr>
      <w:r>
        <w:rPr>
          <w:b/>
        </w:rPr>
        <w:t>输入</w:t>
      </w:r>
      <w:r>
        <w:t>：设备基本信息（名称、编号、规格型号、存放地点等）</w:t>
      </w:r>
    </w:p>
    <w:p w14:paraId="43A0ADEE">
      <w:pPr>
        <w:numPr>
          <w:ilvl w:val="0"/>
          <w:numId w:val="18"/>
        </w:numPr>
        <w:spacing w:beforeAutospacing="1" w:afterAutospacing="1"/>
        <w:ind w:left="420" w:hanging="420"/>
      </w:pPr>
      <w:r>
        <w:rPr>
          <w:b/>
        </w:rPr>
        <w:t>输出</w:t>
      </w:r>
      <w:r>
        <w:t>：操作结果（成功/失败）、设备信息列表</w:t>
      </w:r>
    </w:p>
    <w:p w14:paraId="57829D9E">
      <w:pPr>
        <w:pStyle w:val="5"/>
      </w:pPr>
      <w:r>
        <w:t>4.3.2 故障代码管理</w:t>
      </w:r>
    </w:p>
    <w:p w14:paraId="6DD939AA">
      <w:pPr>
        <w:numPr>
          <w:ilvl w:val="0"/>
          <w:numId w:val="19"/>
        </w:numPr>
        <w:spacing w:beforeAutospacing="1" w:afterAutospacing="1"/>
        <w:ind w:left="420" w:hanging="420"/>
      </w:pPr>
      <w:r>
        <w:rPr>
          <w:b/>
        </w:rPr>
        <w:t>输入</w:t>
      </w:r>
      <w:r>
        <w:t>：故障代码信息（代码、描述、状态等）</w:t>
      </w:r>
    </w:p>
    <w:p w14:paraId="4CE91D4E">
      <w:pPr>
        <w:numPr>
          <w:ilvl w:val="0"/>
          <w:numId w:val="19"/>
        </w:numPr>
        <w:spacing w:beforeAutospacing="1" w:afterAutospacing="1"/>
        <w:ind w:left="420" w:hanging="420"/>
      </w:pPr>
      <w:r>
        <w:rPr>
          <w:b/>
        </w:rPr>
        <w:t>输出</w:t>
      </w:r>
      <w:r>
        <w:t>：操作结果（成功/失败）、故障代码列表</w:t>
      </w:r>
    </w:p>
    <w:p w14:paraId="12FEFF84">
      <w:pPr>
        <w:pStyle w:val="5"/>
      </w:pPr>
      <w:r>
        <w:t>4.3.3 巡检记录管理</w:t>
      </w:r>
    </w:p>
    <w:p w14:paraId="4506187D">
      <w:pPr>
        <w:numPr>
          <w:ilvl w:val="0"/>
          <w:numId w:val="20"/>
        </w:numPr>
        <w:spacing w:beforeAutospacing="1" w:afterAutospacing="1"/>
        <w:ind w:left="420" w:hanging="420"/>
      </w:pPr>
      <w:r>
        <w:rPr>
          <w:b/>
        </w:rPr>
        <w:t>输入</w:t>
      </w:r>
      <w:r>
        <w:t>：巡检记录信息（设备编号、巡检结果、巡检人员等）</w:t>
      </w:r>
    </w:p>
    <w:p w14:paraId="3CCEA395">
      <w:pPr>
        <w:numPr>
          <w:ilvl w:val="0"/>
          <w:numId w:val="20"/>
        </w:numPr>
        <w:spacing w:beforeAutospacing="1" w:afterAutospacing="1"/>
        <w:ind w:left="420" w:hanging="420"/>
      </w:pPr>
      <w:r>
        <w:rPr>
          <w:b/>
        </w:rPr>
        <w:t>输出</w:t>
      </w:r>
      <w:r>
        <w:t>：操作结果（成功/失败）、巡检记录列表</w:t>
      </w:r>
    </w:p>
    <w:p w14:paraId="557F68D2">
      <w:pPr>
        <w:pStyle w:val="5"/>
      </w:pPr>
      <w:r>
        <w:t>4.3.4 保养记录管理</w:t>
      </w:r>
    </w:p>
    <w:p w14:paraId="65B2642A">
      <w:pPr>
        <w:numPr>
          <w:ilvl w:val="0"/>
          <w:numId w:val="21"/>
        </w:numPr>
        <w:spacing w:beforeAutospacing="1" w:afterAutospacing="1"/>
        <w:ind w:left="420" w:hanging="420"/>
      </w:pPr>
      <w:r>
        <w:rPr>
          <w:b/>
        </w:rPr>
        <w:t>输入</w:t>
      </w:r>
      <w:r>
        <w:t>：保养记录信息（设备编号、保养人员、保养结果等）</w:t>
      </w:r>
    </w:p>
    <w:p w14:paraId="560E4478">
      <w:pPr>
        <w:numPr>
          <w:ilvl w:val="0"/>
          <w:numId w:val="21"/>
        </w:numPr>
        <w:spacing w:beforeAutospacing="1" w:afterAutospacing="1"/>
        <w:ind w:left="420" w:hanging="420"/>
      </w:pPr>
      <w:r>
        <w:rPr>
          <w:b/>
        </w:rPr>
        <w:t>输出</w:t>
      </w:r>
      <w:r>
        <w:t>：操作结果（成功/失败）、保养记录列表</w:t>
      </w:r>
    </w:p>
    <w:p w14:paraId="5E8757AC">
      <w:pPr>
        <w:pStyle w:val="5"/>
      </w:pPr>
      <w:r>
        <w:t>4.3.5 维修记录管理</w:t>
      </w:r>
    </w:p>
    <w:p w14:paraId="5B8BB17D">
      <w:pPr>
        <w:numPr>
          <w:ilvl w:val="0"/>
          <w:numId w:val="22"/>
        </w:numPr>
        <w:spacing w:beforeAutospacing="1" w:afterAutospacing="1"/>
        <w:ind w:left="420" w:hanging="420"/>
      </w:pPr>
      <w:r>
        <w:rPr>
          <w:b/>
        </w:rPr>
        <w:t>输入</w:t>
      </w:r>
      <w:r>
        <w:t>：维修记录信息（设备编号、故障代码、维修人员等）</w:t>
      </w:r>
    </w:p>
    <w:p w14:paraId="0DFF425F">
      <w:pPr>
        <w:numPr>
          <w:ilvl w:val="0"/>
          <w:numId w:val="22"/>
        </w:numPr>
        <w:spacing w:beforeAutospacing="1" w:afterAutospacing="1"/>
        <w:ind w:left="420" w:hanging="420"/>
      </w:pPr>
      <w:r>
        <w:rPr>
          <w:b/>
        </w:rPr>
        <w:t>输出</w:t>
      </w:r>
      <w:r>
        <w:t>：操作结果（成功/失败）、维修记录列表</w:t>
      </w:r>
    </w:p>
    <w:p w14:paraId="08065D7E">
      <w:pPr>
        <w:pStyle w:val="3"/>
      </w:pPr>
      <w:r>
        <w:t>5. 其它非功能需求</w:t>
      </w:r>
    </w:p>
    <w:p w14:paraId="213F13A9">
      <w:pPr>
        <w:pStyle w:val="4"/>
      </w:pPr>
      <w:r>
        <w:t>5.1 性能需求</w:t>
      </w:r>
    </w:p>
    <w:p w14:paraId="3989D249">
      <w:pPr>
        <w:numPr>
          <w:ilvl w:val="0"/>
          <w:numId w:val="23"/>
        </w:numPr>
        <w:spacing w:beforeAutospacing="1" w:afterAutospacing="1"/>
        <w:ind w:left="420" w:hanging="420"/>
      </w:pPr>
      <w:r>
        <w:rPr>
          <w:b/>
        </w:rPr>
        <w:t>响应时间</w:t>
      </w:r>
      <w:r>
        <w:t>：API接口响应时间不超过500ms</w:t>
      </w:r>
    </w:p>
    <w:p w14:paraId="31924D58">
      <w:pPr>
        <w:numPr>
          <w:ilvl w:val="0"/>
          <w:numId w:val="23"/>
        </w:numPr>
        <w:spacing w:beforeAutospacing="1" w:afterAutospacing="1"/>
        <w:ind w:left="420" w:hanging="420"/>
      </w:pPr>
      <w:r>
        <w:rPr>
          <w:b/>
        </w:rPr>
        <w:t>并发处理</w:t>
      </w:r>
      <w:r>
        <w:t>：支持1000+并发请求</w:t>
      </w:r>
    </w:p>
    <w:p w14:paraId="061B6CFE">
      <w:pPr>
        <w:numPr>
          <w:ilvl w:val="0"/>
          <w:numId w:val="23"/>
        </w:numPr>
        <w:spacing w:beforeAutospacing="1" w:afterAutospacing="1"/>
        <w:ind w:left="420" w:hanging="420"/>
      </w:pPr>
      <w:r>
        <w:rPr>
          <w:b/>
        </w:rPr>
        <w:t>吞吐量</w:t>
      </w:r>
      <w:r>
        <w:t>：每秒处理100+请求</w:t>
      </w:r>
    </w:p>
    <w:p w14:paraId="58C540B3">
      <w:pPr>
        <w:numPr>
          <w:ilvl w:val="0"/>
          <w:numId w:val="23"/>
        </w:numPr>
        <w:spacing w:beforeAutospacing="1" w:afterAutospacing="1"/>
        <w:ind w:left="420" w:hanging="420"/>
      </w:pPr>
      <w:r>
        <w:rPr>
          <w:b/>
        </w:rPr>
        <w:t>系统可用性</w:t>
      </w:r>
      <w:r>
        <w:t>：达到99.9%</w:t>
      </w:r>
    </w:p>
    <w:p w14:paraId="3EA83D0E">
      <w:pPr>
        <w:pStyle w:val="4"/>
      </w:pPr>
      <w:r>
        <w:t>5.2 安全措施需求</w:t>
      </w:r>
    </w:p>
    <w:p w14:paraId="31CC923A">
      <w:pPr>
        <w:numPr>
          <w:ilvl w:val="0"/>
          <w:numId w:val="24"/>
        </w:numPr>
        <w:spacing w:beforeAutospacing="1" w:afterAutospacing="1"/>
        <w:ind w:left="420" w:hanging="420"/>
      </w:pPr>
      <w:r>
        <w:rPr>
          <w:b/>
        </w:rPr>
        <w:t>数据加密</w:t>
      </w:r>
      <w:r>
        <w:t>：敏感数据采用加密存储</w:t>
      </w:r>
    </w:p>
    <w:p w14:paraId="4A64B6FA">
      <w:pPr>
        <w:numPr>
          <w:ilvl w:val="0"/>
          <w:numId w:val="24"/>
        </w:numPr>
        <w:spacing w:beforeAutospacing="1" w:afterAutospacing="1"/>
        <w:ind w:left="420" w:hanging="420"/>
      </w:pPr>
      <w:r>
        <w:rPr>
          <w:b/>
        </w:rPr>
        <w:t>访问控制</w:t>
      </w:r>
      <w:r>
        <w:t>：基于角色的访问控制</w:t>
      </w:r>
    </w:p>
    <w:p w14:paraId="4B06340A">
      <w:pPr>
        <w:numPr>
          <w:ilvl w:val="0"/>
          <w:numId w:val="24"/>
        </w:numPr>
        <w:spacing w:beforeAutospacing="1" w:afterAutospacing="1"/>
        <w:ind w:left="420" w:hanging="420"/>
      </w:pPr>
      <w:r>
        <w:rPr>
          <w:b/>
        </w:rPr>
        <w:t>认证机制</w:t>
      </w:r>
      <w:r>
        <w:t>：采用JWT认证</w:t>
      </w:r>
    </w:p>
    <w:p w14:paraId="6654E257">
      <w:pPr>
        <w:numPr>
          <w:ilvl w:val="0"/>
          <w:numId w:val="24"/>
        </w:numPr>
        <w:spacing w:beforeAutospacing="1" w:afterAutospacing="1"/>
        <w:ind w:left="420" w:hanging="420"/>
      </w:pPr>
      <w:r>
        <w:rPr>
          <w:b/>
        </w:rPr>
        <w:t>日志审计</w:t>
      </w:r>
      <w:r>
        <w:t>：所有操作均有日志记录</w:t>
      </w:r>
    </w:p>
    <w:p w14:paraId="71A4F042">
      <w:pPr>
        <w:numPr>
          <w:ilvl w:val="0"/>
          <w:numId w:val="24"/>
        </w:numPr>
        <w:spacing w:beforeAutospacing="1" w:afterAutospacing="1"/>
        <w:ind w:left="420" w:hanging="420"/>
      </w:pPr>
      <w:r>
        <w:rPr>
          <w:b/>
        </w:rPr>
        <w:t>API网关</w:t>
      </w:r>
      <w:r>
        <w:t>：统一的API入口，提供安全防护</w:t>
      </w:r>
    </w:p>
    <w:p w14:paraId="42912BA2">
      <w:pPr>
        <w:pStyle w:val="4"/>
      </w:pPr>
      <w:r>
        <w:t>5.3 安全性需求</w:t>
      </w:r>
    </w:p>
    <w:p w14:paraId="31D7D296">
      <w:pPr>
        <w:numPr>
          <w:ilvl w:val="0"/>
          <w:numId w:val="25"/>
        </w:numPr>
        <w:spacing w:beforeAutospacing="1" w:afterAutospacing="1"/>
        <w:ind w:left="420" w:hanging="420"/>
      </w:pPr>
      <w:r>
        <w:rPr>
          <w:b/>
        </w:rPr>
        <w:t>网络安全</w:t>
      </w:r>
      <w:r>
        <w:t>：使用HTTPS协议进行通信</w:t>
      </w:r>
    </w:p>
    <w:p w14:paraId="36FD3877">
      <w:pPr>
        <w:numPr>
          <w:ilvl w:val="0"/>
          <w:numId w:val="25"/>
        </w:numPr>
        <w:spacing w:beforeAutospacing="1" w:afterAutospacing="1"/>
        <w:ind w:left="420" w:hanging="420"/>
      </w:pPr>
      <w:r>
        <w:rPr>
          <w:b/>
        </w:rPr>
        <w:t>数据安全</w:t>
      </w:r>
      <w:r>
        <w:t>：定期数据备份，防止数据丢失</w:t>
      </w:r>
    </w:p>
    <w:p w14:paraId="7669A1B6">
      <w:pPr>
        <w:numPr>
          <w:ilvl w:val="0"/>
          <w:numId w:val="25"/>
        </w:numPr>
        <w:spacing w:beforeAutospacing="1" w:afterAutospacing="1"/>
        <w:ind w:left="420" w:hanging="420"/>
      </w:pPr>
      <w:r>
        <w:rPr>
          <w:b/>
        </w:rPr>
        <w:t>权限管理</w:t>
      </w:r>
      <w:r>
        <w:t>：细粒度的权限控制</w:t>
      </w:r>
    </w:p>
    <w:p w14:paraId="7FD5C2AC">
      <w:pPr>
        <w:numPr>
          <w:ilvl w:val="0"/>
          <w:numId w:val="25"/>
        </w:numPr>
        <w:spacing w:beforeAutospacing="1" w:afterAutospacing="1"/>
        <w:ind w:left="420" w:hanging="420"/>
      </w:pPr>
      <w:r>
        <w:rPr>
          <w:b/>
        </w:rPr>
        <w:t>漏洞扫描</w:t>
      </w:r>
      <w:r>
        <w:t>：定期进行安全漏洞扫描</w:t>
      </w:r>
    </w:p>
    <w:p w14:paraId="0242A7F4">
      <w:pPr>
        <w:pStyle w:val="4"/>
      </w:pPr>
      <w:r>
        <w:t>5.4 软件质量属性</w:t>
      </w:r>
    </w:p>
    <w:p w14:paraId="5F506AA4">
      <w:pPr>
        <w:numPr>
          <w:ilvl w:val="0"/>
          <w:numId w:val="26"/>
        </w:numPr>
        <w:spacing w:beforeAutospacing="1" w:afterAutospacing="1"/>
        <w:ind w:left="420" w:hanging="420"/>
      </w:pPr>
      <w:r>
        <w:rPr>
          <w:b/>
        </w:rPr>
        <w:t>可靠性</w:t>
      </w:r>
      <w:r>
        <w:t>：系统故障后能快速恢复</w:t>
      </w:r>
    </w:p>
    <w:p w14:paraId="63017575">
      <w:pPr>
        <w:numPr>
          <w:ilvl w:val="0"/>
          <w:numId w:val="26"/>
        </w:numPr>
        <w:spacing w:beforeAutospacing="1" w:afterAutospacing="1"/>
        <w:ind w:left="420" w:hanging="420"/>
      </w:pPr>
      <w:r>
        <w:rPr>
          <w:b/>
        </w:rPr>
        <w:t>可扩展性</w:t>
      </w:r>
      <w:r>
        <w:t>：支持服务的弹性伸缩</w:t>
      </w:r>
    </w:p>
    <w:p w14:paraId="039630E6">
      <w:pPr>
        <w:numPr>
          <w:ilvl w:val="0"/>
          <w:numId w:val="26"/>
        </w:numPr>
        <w:spacing w:beforeAutospacing="1" w:afterAutospacing="1"/>
        <w:ind w:left="420" w:hanging="420"/>
      </w:pPr>
      <w:r>
        <w:rPr>
          <w:b/>
        </w:rPr>
        <w:t>可维护性</w:t>
      </w:r>
      <w:r>
        <w:t>：代码结构清晰，便于维护</w:t>
      </w:r>
    </w:p>
    <w:p w14:paraId="73CD151B">
      <w:pPr>
        <w:numPr>
          <w:ilvl w:val="0"/>
          <w:numId w:val="26"/>
        </w:numPr>
        <w:spacing w:beforeAutospacing="1" w:afterAutospacing="1"/>
        <w:ind w:left="420" w:hanging="420"/>
      </w:pPr>
      <w:r>
        <w:rPr>
          <w:b/>
        </w:rPr>
        <w:t>可测试性</w:t>
      </w:r>
      <w:r>
        <w:t>：支持单元测试、集成测试和系统测试</w:t>
      </w:r>
    </w:p>
    <w:p w14:paraId="00E83168">
      <w:pPr>
        <w:numPr>
          <w:ilvl w:val="0"/>
          <w:numId w:val="26"/>
        </w:numPr>
        <w:spacing w:beforeAutospacing="1" w:afterAutospacing="1"/>
        <w:ind w:left="420" w:hanging="420"/>
      </w:pPr>
      <w:r>
        <w:rPr>
          <w:b/>
        </w:rPr>
        <w:t>易用性</w:t>
      </w:r>
      <w:r>
        <w:t>：操作简单，易于学习</w:t>
      </w:r>
    </w:p>
    <w:p w14:paraId="0F50EDBC">
      <w:pPr>
        <w:pStyle w:val="4"/>
      </w:pPr>
      <w:r>
        <w:t>5.5 业务规则</w:t>
      </w:r>
    </w:p>
    <w:p w14:paraId="4B258603">
      <w:pPr>
        <w:numPr>
          <w:ilvl w:val="0"/>
          <w:numId w:val="27"/>
        </w:numPr>
        <w:spacing w:beforeAutospacing="1" w:afterAutospacing="1"/>
        <w:ind w:left="425" w:hanging="425"/>
      </w:pPr>
      <w:r>
        <w:t>设备编号必须唯一</w:t>
      </w:r>
    </w:p>
    <w:p w14:paraId="5DFF30A0">
      <w:pPr>
        <w:numPr>
          <w:ilvl w:val="0"/>
          <w:numId w:val="27"/>
        </w:numPr>
        <w:spacing w:beforeAutospacing="1" w:afterAutospacing="1"/>
        <w:ind w:left="425" w:hanging="425"/>
      </w:pPr>
      <w:r>
        <w:t>维修记录必须关联设备和故障代码</w:t>
      </w:r>
    </w:p>
    <w:p w14:paraId="6B6F0925">
      <w:pPr>
        <w:numPr>
          <w:ilvl w:val="0"/>
          <w:numId w:val="27"/>
        </w:numPr>
        <w:spacing w:beforeAutospacing="1" w:afterAutospacing="1"/>
        <w:ind w:left="425" w:hanging="425"/>
      </w:pPr>
      <w:r>
        <w:t>巡检记录必须包含实际开始时间和结束时间</w:t>
      </w:r>
    </w:p>
    <w:p w14:paraId="6F934FE6">
      <w:pPr>
        <w:numPr>
          <w:ilvl w:val="0"/>
          <w:numId w:val="27"/>
        </w:numPr>
        <w:spacing w:beforeAutospacing="1" w:afterAutospacing="1"/>
        <w:ind w:left="425" w:hanging="425"/>
      </w:pPr>
      <w:r>
        <w:t>保养记录必须关联保养项目</w:t>
      </w:r>
    </w:p>
    <w:p w14:paraId="3F44505B">
      <w:pPr>
        <w:numPr>
          <w:ilvl w:val="0"/>
          <w:numId w:val="27"/>
        </w:numPr>
        <w:spacing w:beforeAutospacing="1" w:afterAutospacing="1"/>
        <w:ind w:left="425" w:hanging="425"/>
      </w:pPr>
      <w:r>
        <w:t>设备状态变更必须记录日志</w:t>
      </w:r>
    </w:p>
    <w:p w14:paraId="18E62535">
      <w:pPr>
        <w:pStyle w:val="4"/>
      </w:pPr>
      <w:r>
        <w:t>5.6 用户文档</w:t>
      </w:r>
    </w:p>
    <w:p w14:paraId="04DA847B">
      <w:pPr>
        <w:numPr>
          <w:ilvl w:val="0"/>
          <w:numId w:val="28"/>
        </w:numPr>
        <w:spacing w:beforeAutospacing="1" w:afterAutospacing="1"/>
        <w:ind w:left="420" w:hanging="420"/>
      </w:pPr>
      <w:r>
        <w:t>系统操作手册</w:t>
      </w:r>
    </w:p>
    <w:p w14:paraId="72641270">
      <w:pPr>
        <w:numPr>
          <w:ilvl w:val="0"/>
          <w:numId w:val="28"/>
        </w:numPr>
        <w:spacing w:beforeAutospacing="1" w:afterAutospacing="1"/>
        <w:ind w:left="420" w:hanging="420"/>
      </w:pPr>
      <w:r>
        <w:t>API接口文档</w:t>
      </w:r>
    </w:p>
    <w:p w14:paraId="3F0C0529">
      <w:pPr>
        <w:numPr>
          <w:ilvl w:val="0"/>
          <w:numId w:val="28"/>
        </w:numPr>
        <w:spacing w:beforeAutospacing="1" w:afterAutospacing="1"/>
        <w:ind w:left="420" w:hanging="420"/>
      </w:pPr>
      <w:r>
        <w:t>数据库设计文档</w:t>
      </w:r>
    </w:p>
    <w:p w14:paraId="6D946A06">
      <w:pPr>
        <w:numPr>
          <w:ilvl w:val="0"/>
          <w:numId w:val="28"/>
        </w:numPr>
        <w:spacing w:beforeAutospacing="1" w:afterAutospacing="1"/>
        <w:ind w:left="420" w:hanging="420"/>
      </w:pPr>
      <w:r>
        <w:t>部署指南</w:t>
      </w:r>
    </w:p>
    <w:p w14:paraId="06082116">
      <w:pPr>
        <w:numPr>
          <w:ilvl w:val="0"/>
          <w:numId w:val="28"/>
        </w:numPr>
        <w:spacing w:beforeAutospacing="1" w:afterAutospacing="1"/>
        <w:ind w:left="420" w:hanging="420"/>
      </w:pPr>
      <w:r>
        <w:t>故障排查手册</w:t>
      </w:r>
    </w:p>
    <w:p w14:paraId="67D3A467">
      <w:pPr>
        <w:pStyle w:val="3"/>
      </w:pPr>
      <w:r>
        <w:t>6. 词汇表</w:t>
      </w:r>
    </w:p>
    <w:tbl>
      <w:tblPr>
        <w:tblStyle w:val="7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5F55C9FE">
        <w:tc>
          <w:tcPr>
            <w:tcW w:w="4152" w:type="dxa"/>
            <w:tcMar>
              <w:left w:w="108" w:type="dxa"/>
              <w:right w:w="108" w:type="dxa"/>
            </w:tcMar>
            <w:vAlign w:val="center"/>
          </w:tcPr>
          <w:p w14:paraId="56313604">
            <w:pPr>
              <w:jc w:val="center"/>
              <w:rPr>
                <w:b/>
              </w:rPr>
            </w:pPr>
            <w:r>
              <w:rPr>
                <w:b/>
              </w:rPr>
              <w:t>术语</w:t>
            </w:r>
          </w:p>
        </w:tc>
        <w:tc>
          <w:tcPr>
            <w:tcW w:w="4152" w:type="dxa"/>
            <w:tcMar>
              <w:left w:w="108" w:type="dxa"/>
              <w:right w:w="108" w:type="dxa"/>
            </w:tcMar>
            <w:vAlign w:val="center"/>
          </w:tcPr>
          <w:p w14:paraId="53762BAA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501DBB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2" w:type="dxa"/>
            <w:tcMar>
              <w:left w:w="108" w:type="dxa"/>
              <w:right w:w="108" w:type="dxa"/>
            </w:tcMar>
            <w:vAlign w:val="center"/>
          </w:tcPr>
          <w:p w14:paraId="09924342">
            <w:r>
              <w:t>微服务</w:t>
            </w:r>
          </w:p>
        </w:tc>
        <w:tc>
          <w:tcPr>
            <w:tcW w:w="4152" w:type="dxa"/>
            <w:tcMar>
              <w:left w:w="108" w:type="dxa"/>
              <w:right w:w="108" w:type="dxa"/>
            </w:tcMar>
            <w:vAlign w:val="center"/>
          </w:tcPr>
          <w:p w14:paraId="4D736A4A">
            <w:r>
              <w:t>一种软件架构风格，将应用拆分为多个独立的服务</w:t>
            </w:r>
          </w:p>
        </w:tc>
      </w:tr>
      <w:tr w14:paraId="339797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2" w:type="dxa"/>
            <w:tcMar>
              <w:left w:w="108" w:type="dxa"/>
              <w:right w:w="108" w:type="dxa"/>
            </w:tcMar>
            <w:vAlign w:val="center"/>
          </w:tcPr>
          <w:p w14:paraId="4CE8C839">
            <w:r>
              <w:t>Nacos</w:t>
            </w:r>
          </w:p>
        </w:tc>
        <w:tc>
          <w:tcPr>
            <w:tcW w:w="4152" w:type="dxa"/>
            <w:tcMar>
              <w:left w:w="108" w:type="dxa"/>
              <w:right w:w="108" w:type="dxa"/>
            </w:tcMar>
            <w:vAlign w:val="center"/>
          </w:tcPr>
          <w:p w14:paraId="3A63E543">
            <w:r>
              <w:t>阿里巴巴开源的服务注册与发现、配置中心</w:t>
            </w:r>
          </w:p>
        </w:tc>
      </w:tr>
      <w:tr w14:paraId="1E210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2" w:type="dxa"/>
            <w:tcMar>
              <w:left w:w="108" w:type="dxa"/>
              <w:right w:w="108" w:type="dxa"/>
            </w:tcMar>
            <w:vAlign w:val="center"/>
          </w:tcPr>
          <w:p w14:paraId="344EAD8E">
            <w:r>
              <w:t>Sentinel</w:t>
            </w:r>
          </w:p>
        </w:tc>
        <w:tc>
          <w:tcPr>
            <w:tcW w:w="4152" w:type="dxa"/>
            <w:tcMar>
              <w:left w:w="108" w:type="dxa"/>
              <w:right w:w="108" w:type="dxa"/>
            </w:tcMar>
            <w:vAlign w:val="center"/>
          </w:tcPr>
          <w:p w14:paraId="1633867B">
            <w:r>
              <w:t>阿里巴巴开源的服务监控、熔断降级工具</w:t>
            </w:r>
          </w:p>
        </w:tc>
      </w:tr>
      <w:tr w14:paraId="48A5ED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2" w:type="dxa"/>
            <w:tcMar>
              <w:left w:w="108" w:type="dxa"/>
              <w:right w:w="108" w:type="dxa"/>
            </w:tcMar>
            <w:vAlign w:val="center"/>
          </w:tcPr>
          <w:p w14:paraId="3B05BA49">
            <w:r>
              <w:t>Spring Cloud Gateway</w:t>
            </w:r>
          </w:p>
        </w:tc>
        <w:tc>
          <w:tcPr>
            <w:tcW w:w="4152" w:type="dxa"/>
            <w:tcMar>
              <w:left w:w="108" w:type="dxa"/>
              <w:right w:w="108" w:type="dxa"/>
            </w:tcMar>
            <w:vAlign w:val="center"/>
          </w:tcPr>
          <w:p w14:paraId="116E6533">
            <w:r>
              <w:t>Spring Cloud提供的API网关</w:t>
            </w:r>
          </w:p>
        </w:tc>
      </w:tr>
      <w:tr w14:paraId="156138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2" w:type="dxa"/>
            <w:tcMar>
              <w:left w:w="108" w:type="dxa"/>
              <w:right w:w="108" w:type="dxa"/>
            </w:tcMar>
            <w:vAlign w:val="center"/>
          </w:tcPr>
          <w:p w14:paraId="628B0F70">
            <w:r>
              <w:t>RESTful</w:t>
            </w:r>
          </w:p>
        </w:tc>
        <w:tc>
          <w:tcPr>
            <w:tcW w:w="4152" w:type="dxa"/>
            <w:tcMar>
              <w:left w:w="108" w:type="dxa"/>
              <w:right w:w="108" w:type="dxa"/>
            </w:tcMar>
            <w:vAlign w:val="center"/>
          </w:tcPr>
          <w:p w14:paraId="601DB5F0">
            <w:r>
              <w:t>一种软件架构风格，用于设计网络应用程序</w:t>
            </w:r>
          </w:p>
        </w:tc>
      </w:tr>
      <w:tr w14:paraId="426D36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2" w:type="dxa"/>
            <w:tcMar>
              <w:left w:w="108" w:type="dxa"/>
              <w:right w:w="108" w:type="dxa"/>
            </w:tcMar>
            <w:vAlign w:val="center"/>
          </w:tcPr>
          <w:p w14:paraId="3190713B">
            <w:r>
              <w:t>ORM</w:t>
            </w:r>
          </w:p>
        </w:tc>
        <w:tc>
          <w:tcPr>
            <w:tcW w:w="4152" w:type="dxa"/>
            <w:tcMar>
              <w:left w:w="108" w:type="dxa"/>
              <w:right w:w="108" w:type="dxa"/>
            </w:tcMar>
            <w:vAlign w:val="center"/>
          </w:tcPr>
          <w:p w14:paraId="44682FD1">
            <w:r>
              <w:t>对象关系映射，用于将对象模型与关系数据库映射</w:t>
            </w:r>
          </w:p>
        </w:tc>
      </w:tr>
      <w:tr w14:paraId="606AF9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2" w:type="dxa"/>
            <w:tcMar>
              <w:left w:w="108" w:type="dxa"/>
              <w:right w:w="108" w:type="dxa"/>
            </w:tcMar>
            <w:vAlign w:val="center"/>
          </w:tcPr>
          <w:p w14:paraId="32527066">
            <w:r>
              <w:t>JWT</w:t>
            </w:r>
          </w:p>
        </w:tc>
        <w:tc>
          <w:tcPr>
            <w:tcW w:w="4152" w:type="dxa"/>
            <w:tcMar>
              <w:left w:w="108" w:type="dxa"/>
              <w:right w:w="108" w:type="dxa"/>
            </w:tcMar>
            <w:vAlign w:val="center"/>
          </w:tcPr>
          <w:p w14:paraId="20D0A0F9">
            <w:r>
              <w:t>JSON Web Token，用于身份验证的开放标准</w:t>
            </w:r>
          </w:p>
        </w:tc>
      </w:tr>
    </w:tbl>
    <w:p w14:paraId="38E9EBE0">
      <w:pPr>
        <w:pStyle w:val="3"/>
      </w:pPr>
      <w:r>
        <w:t>7. 数据定义</w:t>
      </w:r>
    </w:p>
    <w:p w14:paraId="0B491EC9">
      <w:pPr>
        <w:pStyle w:val="4"/>
      </w:pPr>
      <w:r>
        <w:t>7.1 常量定义</w:t>
      </w:r>
    </w:p>
    <w:p w14:paraId="631FE104">
      <w:pPr>
        <w:numPr>
          <w:ilvl w:val="0"/>
          <w:numId w:val="29"/>
        </w:numPr>
        <w:spacing w:beforeAutospacing="1" w:afterAutospacing="1"/>
      </w:pPr>
      <w:r>
        <w:rPr>
          <w:b/>
        </w:rPr>
        <w:t>设备状态</w:t>
      </w:r>
      <w:r>
        <w:t>：</w:t>
      </w:r>
    </w:p>
    <w:p w14:paraId="50D5E1EB">
      <w:pPr>
        <w:numPr>
          <w:ilvl w:val="1"/>
          <w:numId w:val="29"/>
        </w:numPr>
        <w:spacing w:beforeAutospacing="1" w:afterAutospacing="1"/>
      </w:pPr>
      <w:r>
        <w:t>0：正常</w:t>
      </w:r>
    </w:p>
    <w:p w14:paraId="27A6D764">
      <w:pPr>
        <w:numPr>
          <w:ilvl w:val="1"/>
          <w:numId w:val="29"/>
        </w:numPr>
        <w:spacing w:beforeAutospacing="1" w:afterAutospacing="1"/>
      </w:pPr>
      <w:r>
        <w:t>1：故障</w:t>
      </w:r>
    </w:p>
    <w:p w14:paraId="4FDAC07D">
      <w:pPr>
        <w:numPr>
          <w:ilvl w:val="1"/>
          <w:numId w:val="29"/>
        </w:numPr>
        <w:spacing w:beforeAutospacing="1" w:afterAutospacing="1"/>
      </w:pPr>
      <w:r>
        <w:t>2：维修中</w:t>
      </w:r>
    </w:p>
    <w:p w14:paraId="7C7A5E40">
      <w:pPr>
        <w:numPr>
          <w:ilvl w:val="1"/>
          <w:numId w:val="29"/>
        </w:numPr>
        <w:spacing w:beforeAutospacing="1" w:afterAutospacing="1"/>
      </w:pPr>
      <w:r>
        <w:t>3：保养中</w:t>
      </w:r>
    </w:p>
    <w:p w14:paraId="7D7E864A">
      <w:pPr>
        <w:numPr>
          <w:ilvl w:val="1"/>
          <w:numId w:val="29"/>
        </w:numPr>
        <w:spacing w:beforeAutospacing="1" w:afterAutospacing="1"/>
      </w:pPr>
      <w:r>
        <w:t>4：闲置</w:t>
      </w:r>
    </w:p>
    <w:p w14:paraId="4D934023">
      <w:pPr>
        <w:numPr>
          <w:ilvl w:val="0"/>
          <w:numId w:val="29"/>
        </w:numPr>
        <w:spacing w:beforeAutospacing="1" w:afterAutospacing="1"/>
      </w:pPr>
      <w:r>
        <w:rPr>
          <w:b/>
        </w:rPr>
        <w:t>维修状态</w:t>
      </w:r>
      <w:r>
        <w:t>：</w:t>
      </w:r>
    </w:p>
    <w:p w14:paraId="40AC49F6">
      <w:pPr>
        <w:numPr>
          <w:ilvl w:val="1"/>
          <w:numId w:val="29"/>
        </w:numPr>
        <w:spacing w:beforeAutospacing="1" w:afterAutospacing="1"/>
      </w:pPr>
      <w:r>
        <w:t>0：待派工</w:t>
      </w:r>
    </w:p>
    <w:p w14:paraId="338A2206">
      <w:pPr>
        <w:numPr>
          <w:ilvl w:val="1"/>
          <w:numId w:val="29"/>
        </w:numPr>
        <w:spacing w:beforeAutospacing="1" w:afterAutospacing="1"/>
      </w:pPr>
      <w:r>
        <w:t>1：已派工</w:t>
      </w:r>
    </w:p>
    <w:p w14:paraId="07CA3B17">
      <w:pPr>
        <w:numPr>
          <w:ilvl w:val="1"/>
          <w:numId w:val="29"/>
        </w:numPr>
        <w:spacing w:beforeAutospacing="1" w:afterAutospacing="1"/>
      </w:pPr>
      <w:r>
        <w:t>2：维修中</w:t>
      </w:r>
    </w:p>
    <w:p w14:paraId="72D74371">
      <w:pPr>
        <w:numPr>
          <w:ilvl w:val="1"/>
          <w:numId w:val="29"/>
        </w:numPr>
        <w:spacing w:beforeAutospacing="1" w:afterAutospacing="1"/>
      </w:pPr>
      <w:r>
        <w:t>3：已完成</w:t>
      </w:r>
    </w:p>
    <w:p w14:paraId="13424637">
      <w:pPr>
        <w:numPr>
          <w:ilvl w:val="1"/>
          <w:numId w:val="29"/>
        </w:numPr>
        <w:spacing w:beforeAutospacing="1" w:afterAutospacing="1"/>
      </w:pPr>
      <w:r>
        <w:t>4：已取消</w:t>
      </w:r>
    </w:p>
    <w:p w14:paraId="659F885F">
      <w:pPr>
        <w:numPr>
          <w:ilvl w:val="0"/>
          <w:numId w:val="29"/>
        </w:numPr>
        <w:spacing w:beforeAutospacing="1" w:afterAutospacing="1"/>
      </w:pPr>
      <w:r>
        <w:rPr>
          <w:b/>
        </w:rPr>
        <w:t>紧急程度</w:t>
      </w:r>
      <w:r>
        <w:t>：</w:t>
      </w:r>
    </w:p>
    <w:p w14:paraId="53D383AF">
      <w:pPr>
        <w:numPr>
          <w:ilvl w:val="1"/>
          <w:numId w:val="29"/>
        </w:numPr>
        <w:spacing w:beforeAutospacing="1" w:afterAutospacing="1"/>
      </w:pPr>
      <w:r>
        <w:t>0：一般</w:t>
      </w:r>
    </w:p>
    <w:p w14:paraId="48DADA76">
      <w:pPr>
        <w:numPr>
          <w:ilvl w:val="1"/>
          <w:numId w:val="29"/>
        </w:numPr>
        <w:spacing w:beforeAutospacing="1" w:afterAutospacing="1"/>
      </w:pPr>
      <w:r>
        <w:t>1：紧急</w:t>
      </w:r>
    </w:p>
    <w:p w14:paraId="4280D70B">
      <w:pPr>
        <w:numPr>
          <w:ilvl w:val="1"/>
          <w:numId w:val="29"/>
        </w:numPr>
        <w:spacing w:beforeAutospacing="1" w:afterAutospacing="1"/>
      </w:pPr>
      <w:r>
        <w:t>2：非常紧急</w:t>
      </w:r>
    </w:p>
    <w:p w14:paraId="07D04076">
      <w:pPr>
        <w:numPr>
          <w:ilvl w:val="0"/>
          <w:numId w:val="29"/>
        </w:numPr>
        <w:spacing w:beforeAutospacing="1" w:afterAutospacing="1"/>
      </w:pPr>
      <w:r>
        <w:rPr>
          <w:b/>
        </w:rPr>
        <w:t>修复状态</w:t>
      </w:r>
      <w:r>
        <w:t>：</w:t>
      </w:r>
    </w:p>
    <w:p w14:paraId="6D9C3627">
      <w:pPr>
        <w:numPr>
          <w:ilvl w:val="1"/>
          <w:numId w:val="29"/>
        </w:numPr>
        <w:spacing w:beforeAutospacing="1" w:afterAutospacing="1"/>
      </w:pPr>
      <w:r>
        <w:t>0：未修复</w:t>
      </w:r>
    </w:p>
    <w:p w14:paraId="1E8DD0EF">
      <w:pPr>
        <w:numPr>
          <w:ilvl w:val="1"/>
          <w:numId w:val="29"/>
        </w:numPr>
        <w:spacing w:beforeAutospacing="1" w:afterAutospacing="1"/>
      </w:pPr>
      <w:r>
        <w:t>1：已修复</w:t>
      </w:r>
    </w:p>
    <w:p w14:paraId="4B8FA6F1">
      <w:pPr>
        <w:pStyle w:val="4"/>
      </w:pPr>
      <w:r>
        <w:t>7.2 数据格式</w:t>
      </w:r>
    </w:p>
    <w:p w14:paraId="58F957B1">
      <w:pPr>
        <w:numPr>
          <w:ilvl w:val="0"/>
          <w:numId w:val="30"/>
        </w:numPr>
        <w:spacing w:beforeAutospacing="1" w:afterAutospacing="1"/>
      </w:pPr>
      <w:r>
        <w:rPr>
          <w:b/>
        </w:rPr>
        <w:t>日期时间格式</w:t>
      </w:r>
      <w:r>
        <w:t>：yyyy-MM-dd HH:mm:ss</w:t>
      </w:r>
    </w:p>
    <w:p w14:paraId="7641C3B7">
      <w:pPr>
        <w:numPr>
          <w:ilvl w:val="0"/>
          <w:numId w:val="30"/>
        </w:numPr>
        <w:spacing w:beforeAutospacing="1" w:afterAutospacing="1"/>
      </w:pPr>
      <w:r>
        <w:rPr>
          <w:b/>
        </w:rPr>
        <w:t>设备编号格式</w:t>
      </w:r>
      <w:r>
        <w:t>：XXX-XXXX-XXXX</w:t>
      </w:r>
    </w:p>
    <w:p w14:paraId="1737D8C7">
      <w:pPr>
        <w:numPr>
          <w:ilvl w:val="0"/>
          <w:numId w:val="30"/>
        </w:numPr>
        <w:spacing w:beforeAutospacing="1" w:afterAutospacing="1"/>
      </w:pPr>
      <w:r>
        <w:rPr>
          <w:b/>
        </w:rPr>
        <w:t>条码格式</w:t>
      </w:r>
      <w:r>
        <w:t>：XXXXXXXXXXXXXXXX</w:t>
      </w:r>
    </w:p>
    <w:p w14:paraId="58FBD931">
      <w:pPr>
        <w:pStyle w:val="4"/>
      </w:pPr>
      <w:r>
        <w:t>7.3 数据字典</w:t>
      </w:r>
    </w:p>
    <w:p w14:paraId="45046E11">
      <w:pPr>
        <w:numPr>
          <w:ilvl w:val="0"/>
          <w:numId w:val="31"/>
        </w:numPr>
        <w:spacing w:beforeAutospacing="1" w:afterAutospacing="1"/>
      </w:pPr>
      <w:r>
        <w:rPr>
          <w:b/>
        </w:rPr>
        <w:t>设备类型</w:t>
      </w:r>
      <w:r>
        <w:t>：从数据字典取数</w:t>
      </w:r>
    </w:p>
    <w:p w14:paraId="2CF66282">
      <w:pPr>
        <w:numPr>
          <w:ilvl w:val="0"/>
          <w:numId w:val="31"/>
        </w:numPr>
        <w:spacing w:beforeAutospacing="1" w:afterAutospacing="1"/>
      </w:pPr>
      <w:r>
        <w:rPr>
          <w:b/>
        </w:rPr>
        <w:t>存放地点</w:t>
      </w:r>
      <w:r>
        <w:t>：从数据字典取数</w:t>
      </w:r>
    </w:p>
    <w:p w14:paraId="7E48CFC8">
      <w:pPr>
        <w:numPr>
          <w:ilvl w:val="0"/>
          <w:numId w:val="31"/>
        </w:numPr>
        <w:spacing w:beforeAutospacing="1" w:afterAutospacing="1"/>
      </w:pPr>
      <w:r>
        <w:rPr>
          <w:b/>
        </w:rPr>
        <w:t>部门</w:t>
      </w:r>
      <w:r>
        <w:t>：从数据字典取数</w:t>
      </w:r>
    </w:p>
    <w:p w14:paraId="797A558D">
      <w:pPr>
        <w:numPr>
          <w:ilvl w:val="0"/>
          <w:numId w:val="31"/>
        </w:numPr>
        <w:spacing w:beforeAutospacing="1" w:afterAutospacing="1"/>
      </w:pPr>
      <w:r>
        <w:rPr>
          <w:b/>
        </w:rPr>
        <w:t>产线</w:t>
      </w:r>
      <w:r>
        <w:t>：从数据字典取数</w:t>
      </w:r>
    </w:p>
    <w:p w14:paraId="2F590A5E">
      <w:pPr>
        <w:numPr>
          <w:ilvl w:val="0"/>
          <w:numId w:val="31"/>
        </w:numPr>
        <w:spacing w:beforeAutospacing="1" w:afterAutospacing="1"/>
      </w:pPr>
      <w:r>
        <w:rPr>
          <w:b/>
        </w:rPr>
        <w:t>工作中心</w:t>
      </w:r>
      <w:r>
        <w:t>：从数据字典取数</w:t>
      </w:r>
    </w:p>
    <w:p w14:paraId="03F7DF16">
      <w:pPr>
        <w:pStyle w:val="3"/>
        <w:rPr>
          <w:rFonts w:hint="eastAsia"/>
        </w:rPr>
      </w:pPr>
      <w:r>
        <w:t>8. 分析模型</w:t>
      </w:r>
    </w:p>
    <w:p w14:paraId="0FE7A6EC">
      <w:pPr>
        <w:pStyle w:val="4"/>
      </w:pPr>
      <w:r>
        <w:t>8.1 微服务架构图</w:t>
      </w:r>
    </w:p>
    <w:p w14:paraId="12FED21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31765" cy="1554480"/>
            <wp:effectExtent l="0" t="0" r="635" b="7620"/>
            <wp:docPr id="3" name="图片 3" descr="5901C2A77A828BCC0C9B0CDE4577D1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901C2A77A828BCC0C9B0CDE4577D1E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1765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177C8">
      <w:pPr>
        <w:pStyle w:val="4"/>
        <w:rPr>
          <w:del w:id="3" w:author="ai" w:date="2025-12-04T14:50:55Z"/>
        </w:rPr>
      </w:pPr>
      <w:r>
        <w:t>8.2 核心业务流程图</w:t>
      </w:r>
    </w:p>
    <w:p w14:paraId="4F6579C5">
      <w:pPr>
        <w:pStyle w:val="4"/>
        <w:pPrChange w:id="4" w:author="ai" w:date="2025-12-04T14:50:55Z">
          <w:pPr/>
        </w:pPrChange>
      </w:pPr>
    </w:p>
    <w:p w14:paraId="12F198B2">
      <w:pPr>
        <w:pStyle w:val="5"/>
      </w:pPr>
      <w:r>
        <w:t>8.2.1 设备维修流程</w:t>
      </w:r>
    </w:p>
    <w:p w14:paraId="7F0E3F7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【流程节点】：设备故障报修 → 生成维修工单 → 派工维修 → 维修执行 → 维修验收 → 维修记录归档</w:t>
      </w:r>
    </w:p>
    <w:p w14:paraId="4CA88EC3">
      <w:pPr>
        <w:pStyle w:val="5"/>
      </w:pPr>
      <w:r>
        <w:t>8.2.2 设备巡检流程</w:t>
      </w:r>
    </w:p>
    <w:p w14:paraId="5ECB65B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【流程节点】：制定巡检计划 → 执行巡检 → 记录巡检结果 → 异常处理 → 巡检记录归档</w:t>
      </w:r>
    </w:p>
    <w:p w14:paraId="05C66E1F">
      <w:pPr>
        <w:pStyle w:val="3"/>
      </w:pPr>
      <w:r>
        <w:t>9. 待定问题列表</w:t>
      </w:r>
    </w:p>
    <w:p w14:paraId="3E901D88">
      <w:pPr>
        <w:numPr>
          <w:ilvl w:val="0"/>
          <w:numId w:val="32"/>
        </w:numPr>
        <w:spacing w:beforeAutospacing="1" w:afterAutospacing="1"/>
      </w:pPr>
      <w:r>
        <w:t>微服务间的数据一致性如何保证</w:t>
      </w:r>
    </w:p>
    <w:p w14:paraId="059877FA">
      <w:pPr>
        <w:numPr>
          <w:ilvl w:val="0"/>
          <w:numId w:val="32"/>
        </w:numPr>
        <w:spacing w:beforeAutospacing="1" w:afterAutospacing="1"/>
      </w:pPr>
      <w:r>
        <w:t>系统的容灾备份方案</w:t>
      </w:r>
    </w:p>
    <w:p w14:paraId="58CAC5AA">
      <w:pPr>
        <w:numPr>
          <w:ilvl w:val="0"/>
          <w:numId w:val="32"/>
        </w:numPr>
        <w:spacing w:beforeAutospacing="1" w:afterAutospacing="1"/>
      </w:pPr>
      <w:r>
        <w:t>大规模并发下的性能优化策略</w:t>
      </w:r>
    </w:p>
    <w:p w14:paraId="6F61F09F">
      <w:pPr>
        <w:numPr>
          <w:ilvl w:val="0"/>
          <w:numId w:val="32"/>
        </w:numPr>
        <w:spacing w:beforeAutospacing="1" w:afterAutospacing="1"/>
      </w:pPr>
      <w:r>
        <w:t>API网关的安全防护机制</w:t>
      </w:r>
    </w:p>
    <w:p w14:paraId="3EFC8D4B">
      <w:pPr>
        <w:numPr>
          <w:ilvl w:val="0"/>
          <w:numId w:val="32"/>
        </w:numPr>
        <w:spacing w:beforeAutospacing="1" w:afterAutospacing="1"/>
      </w:pPr>
      <w:r>
        <w:t>服务监控和告警机制的详细设计</w:t>
      </w:r>
    </w:p>
    <w:p w14:paraId="6E84C4BD">
      <w:pPr>
        <w:numPr>
          <w:ilvl w:val="0"/>
          <w:numId w:val="32"/>
        </w:numPr>
        <w:spacing w:beforeAutospacing="1" w:afterAutospacing="1"/>
      </w:pPr>
      <w:r>
        <w:t>系统的灰度发布策略</w:t>
      </w:r>
    </w:p>
    <w:p w14:paraId="6D6F9A6D">
      <w:pPr>
        <w:numPr>
          <w:ilvl w:val="0"/>
          <w:numId w:val="32"/>
        </w:numPr>
        <w:spacing w:beforeAutospacing="1" w:afterAutospacing="1"/>
      </w:pPr>
      <w:r>
        <w:t>数据迁移方案</w:t>
      </w:r>
    </w:p>
    <w:p w14:paraId="694559A9">
      <w:pPr>
        <w:numPr>
          <w:ilvl w:val="0"/>
          <w:numId w:val="32"/>
        </w:numPr>
        <w:spacing w:beforeAutospacing="1" w:afterAutospacing="1"/>
      </w:pPr>
      <w:r>
        <w:t>第三方服务依赖的降级策略</w:t>
      </w:r>
    </w:p>
    <w:p w14:paraId="23C499B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CF2916"/>
    <w:multiLevelType w:val="singleLevel"/>
    <w:tmpl w:val="9CCF291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3E7D251"/>
    <w:multiLevelType w:val="singleLevel"/>
    <w:tmpl w:val="A3E7D25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B18ADF1C"/>
    <w:multiLevelType w:val="singleLevel"/>
    <w:tmpl w:val="B18ADF1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B1CE2A82"/>
    <w:multiLevelType w:val="singleLevel"/>
    <w:tmpl w:val="B1CE2A8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B1ED9098"/>
    <w:multiLevelType w:val="singleLevel"/>
    <w:tmpl w:val="B1ED909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B5BDB908"/>
    <w:multiLevelType w:val="singleLevel"/>
    <w:tmpl w:val="B5BDB90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BAAD45DE"/>
    <w:multiLevelType w:val="singleLevel"/>
    <w:tmpl w:val="BAAD45D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C8FED37B"/>
    <w:multiLevelType w:val="singleLevel"/>
    <w:tmpl w:val="C8FED37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D4044EF4"/>
    <w:multiLevelType w:val="singleLevel"/>
    <w:tmpl w:val="D4044EF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D91B6331"/>
    <w:multiLevelType w:val="singleLevel"/>
    <w:tmpl w:val="D91B633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DF8AC653"/>
    <w:multiLevelType w:val="multilevel"/>
    <w:tmpl w:val="DF8AC65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1">
    <w:nsid w:val="EC206345"/>
    <w:multiLevelType w:val="singleLevel"/>
    <w:tmpl w:val="EC20634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nsid w:val="EF950473"/>
    <w:multiLevelType w:val="singleLevel"/>
    <w:tmpl w:val="EF95047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3">
    <w:nsid w:val="FD21C02F"/>
    <w:multiLevelType w:val="singleLevel"/>
    <w:tmpl w:val="FD21C02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nsid w:val="FE822DA2"/>
    <w:multiLevelType w:val="singleLevel"/>
    <w:tmpl w:val="FE822DA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5">
    <w:nsid w:val="06B9EBC5"/>
    <w:multiLevelType w:val="singleLevel"/>
    <w:tmpl w:val="06B9EBC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6">
    <w:nsid w:val="09B6A3D0"/>
    <w:multiLevelType w:val="singleLevel"/>
    <w:tmpl w:val="09B6A3D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">
    <w:nsid w:val="0C8065FB"/>
    <w:multiLevelType w:val="singleLevel"/>
    <w:tmpl w:val="0C8065F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8">
    <w:nsid w:val="184131A9"/>
    <w:multiLevelType w:val="singleLevel"/>
    <w:tmpl w:val="184131A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2C843C1B"/>
    <w:multiLevelType w:val="singleLevel"/>
    <w:tmpl w:val="2C843C1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0">
    <w:nsid w:val="2FFEA88D"/>
    <w:multiLevelType w:val="singleLevel"/>
    <w:tmpl w:val="2FFEA88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1">
    <w:nsid w:val="3FA09B84"/>
    <w:multiLevelType w:val="singleLevel"/>
    <w:tmpl w:val="3FA09B8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2">
    <w:nsid w:val="45176FAB"/>
    <w:multiLevelType w:val="singleLevel"/>
    <w:tmpl w:val="45176FA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3">
    <w:nsid w:val="58C2FBB5"/>
    <w:multiLevelType w:val="singleLevel"/>
    <w:tmpl w:val="58C2FBB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4">
    <w:nsid w:val="5DB94107"/>
    <w:multiLevelType w:val="singleLevel"/>
    <w:tmpl w:val="5DB9410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5">
    <w:nsid w:val="65A048FF"/>
    <w:multiLevelType w:val="singleLevel"/>
    <w:tmpl w:val="65A048F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6">
    <w:nsid w:val="6668C7EB"/>
    <w:multiLevelType w:val="singleLevel"/>
    <w:tmpl w:val="6668C7E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7">
    <w:nsid w:val="68522598"/>
    <w:multiLevelType w:val="singleLevel"/>
    <w:tmpl w:val="6852259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8">
    <w:nsid w:val="6F582A00"/>
    <w:multiLevelType w:val="singleLevel"/>
    <w:tmpl w:val="6F582A0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9">
    <w:nsid w:val="701F3920"/>
    <w:multiLevelType w:val="singleLevel"/>
    <w:tmpl w:val="701F392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0">
    <w:nsid w:val="75D17C33"/>
    <w:multiLevelType w:val="singleLevel"/>
    <w:tmpl w:val="75D17C3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1">
    <w:nsid w:val="7D3275CB"/>
    <w:multiLevelType w:val="singleLevel"/>
    <w:tmpl w:val="7D3275C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9"/>
  </w:num>
  <w:num w:numId="3">
    <w:abstractNumId w:val="22"/>
  </w:num>
  <w:num w:numId="4">
    <w:abstractNumId w:val="21"/>
  </w:num>
  <w:num w:numId="5">
    <w:abstractNumId w:val="25"/>
  </w:num>
  <w:num w:numId="6">
    <w:abstractNumId w:val="15"/>
  </w:num>
  <w:num w:numId="7">
    <w:abstractNumId w:val="19"/>
  </w:num>
  <w:num w:numId="8">
    <w:abstractNumId w:val="27"/>
  </w:num>
  <w:num w:numId="9">
    <w:abstractNumId w:val="8"/>
  </w:num>
  <w:num w:numId="10">
    <w:abstractNumId w:val="26"/>
  </w:num>
  <w:num w:numId="11">
    <w:abstractNumId w:val="6"/>
  </w:num>
  <w:num w:numId="12">
    <w:abstractNumId w:val="1"/>
  </w:num>
  <w:num w:numId="13">
    <w:abstractNumId w:val="20"/>
  </w:num>
  <w:num w:numId="14">
    <w:abstractNumId w:val="29"/>
  </w:num>
  <w:num w:numId="15">
    <w:abstractNumId w:val="11"/>
  </w:num>
  <w:num w:numId="16">
    <w:abstractNumId w:val="18"/>
  </w:num>
  <w:num w:numId="17">
    <w:abstractNumId w:val="7"/>
  </w:num>
  <w:num w:numId="18">
    <w:abstractNumId w:val="28"/>
  </w:num>
  <w:num w:numId="19">
    <w:abstractNumId w:val="24"/>
  </w:num>
  <w:num w:numId="20">
    <w:abstractNumId w:val="12"/>
  </w:num>
  <w:num w:numId="21">
    <w:abstractNumId w:val="5"/>
  </w:num>
  <w:num w:numId="22">
    <w:abstractNumId w:val="13"/>
  </w:num>
  <w:num w:numId="23">
    <w:abstractNumId w:val="4"/>
  </w:num>
  <w:num w:numId="24">
    <w:abstractNumId w:val="31"/>
  </w:num>
  <w:num w:numId="25">
    <w:abstractNumId w:val="2"/>
  </w:num>
  <w:num w:numId="26">
    <w:abstractNumId w:val="17"/>
  </w:num>
  <w:num w:numId="27">
    <w:abstractNumId w:val="30"/>
  </w:num>
  <w:num w:numId="28">
    <w:abstractNumId w:val="23"/>
  </w:num>
  <w:num w:numId="29">
    <w:abstractNumId w:val="10"/>
  </w:num>
  <w:num w:numId="30">
    <w:abstractNumId w:val="16"/>
  </w:num>
  <w:num w:numId="31">
    <w:abstractNumId w:val="3"/>
  </w:num>
  <w:num w:numId="32">
    <w:abstractNumId w:val="14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ai">
    <w15:presenceInfo w15:providerId="WPS Office" w15:userId="815300092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NotDisplayPageBoundaries w:val="1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5C2263"/>
    <w:rsid w:val="000F2E52"/>
    <w:rsid w:val="00246DF0"/>
    <w:rsid w:val="00C8492B"/>
    <w:rsid w:val="00E23CD4"/>
    <w:rsid w:val="066E11A1"/>
    <w:rsid w:val="0B546913"/>
    <w:rsid w:val="11760C6E"/>
    <w:rsid w:val="14B54C07"/>
    <w:rsid w:val="1E4F7CCF"/>
    <w:rsid w:val="1F5C2263"/>
    <w:rsid w:val="2BA517E4"/>
    <w:rsid w:val="33397978"/>
    <w:rsid w:val="340A6274"/>
    <w:rsid w:val="3A086DB2"/>
    <w:rsid w:val="3B510A20"/>
    <w:rsid w:val="42053863"/>
    <w:rsid w:val="571E4C37"/>
    <w:rsid w:val="72872F54"/>
    <w:rsid w:val="72C644CC"/>
    <w:rsid w:val="7A7C293F"/>
    <w:rsid w:val="7E482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</w:rPr>
  </w:style>
  <w:style w:type="character" w:customStyle="1" w:styleId="9">
    <w:name w:val="cf01"/>
    <w:basedOn w:val="8"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0">
    <w:name w:val="cf11"/>
    <w:basedOn w:val="8"/>
    <w:uiPriority w:val="0"/>
    <w:rPr>
      <w:rFonts w:hint="eastAsia" w:ascii="微软雅黑" w:hAnsi="微软雅黑" w:eastAsia="微软雅黑" w:cs="微软雅黑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4282</Words>
  <Characters>5230</Characters>
  <Lines>33</Lines>
  <Paragraphs>9</Paragraphs>
  <TotalTime>22</TotalTime>
  <ScaleCrop>false</ScaleCrop>
  <LinksUpToDate>false</LinksUpToDate>
  <CharactersWithSpaces>5350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2025-12-02T02:50:00Z</dcterms:created>
  <dc:creator>￴栖迟</dc:creator>
  <cp:lastModifiedBy>ai</cp:lastModifiedBy>
  <dcterms:modified xsi:type="dcterms:W3CDTF">2025-12-04T06:53:20Z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321257D46DB54C83A862E913C60C357C_13</vt:lpwstr>
  </property>
  <property fmtid="{D5CDD505-2E9C-101B-9397-08002B2CF9AE}" pid="4" name="KSOTemplateDocerSaveRecord">
    <vt:lpwstr>eyJoZGlkIjoiZWI1YWRkNzc0NDY1MTllYTk4NzgyMTRmZTYwN2ZhYzAiLCJ1c2VySWQiOiIxMzQzNzk1OTM2In0=</vt:lpwstr>
  </property>
</Properties>
</file>